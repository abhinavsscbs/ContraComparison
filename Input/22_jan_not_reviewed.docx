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D6686" w14:textId="77777777" w:rsidR="00BA1D99" w:rsidRDefault="00BA1D99" w:rsidP="00BA1D99">
      <w:pPr>
        <w:rPr>
          <w:rFonts w:ascii="STC Forward" w:hAnsi="STC Forward" w:cs="STC Forward"/>
          <w:sz w:val="32"/>
          <w:szCs w:val="32"/>
          <w:lang w:val="en-GB"/>
        </w:rPr>
      </w:pPr>
    </w:p>
    <w:p w14:paraId="7AE308A7" w14:textId="77777777" w:rsidR="00BA1D99" w:rsidRDefault="00BA1D99" w:rsidP="00BA1D99">
      <w:pPr>
        <w:pStyle w:val="Title"/>
        <w:rPr>
          <w:rFonts w:ascii="STC Forward" w:hAnsi="STC Forward" w:cs="STC Forward"/>
          <w:sz w:val="32"/>
          <w:szCs w:val="32"/>
          <w:lang w:val="en-GB"/>
        </w:rPr>
      </w:pPr>
      <w:r>
        <w:rPr>
          <w:rFonts w:ascii="STC Forward" w:hAnsi="STC Forward" w:cs="STC Forward"/>
          <w:sz w:val="32"/>
          <w:szCs w:val="32"/>
          <w:lang w:val="en-GB"/>
        </w:rPr>
        <w:t>SPONSORSHIP AGREEMENT</w:t>
      </w:r>
    </w:p>
    <w:p w14:paraId="72CFF71C" w14:textId="77777777" w:rsidR="00BA1D99" w:rsidRDefault="00BA1D99" w:rsidP="00BA1D99">
      <w:pPr>
        <w:jc w:val="center"/>
        <w:rPr>
          <w:rFonts w:ascii="STC Forward" w:hAnsi="STC Forward" w:cs="STC Forward"/>
          <w:sz w:val="32"/>
          <w:szCs w:val="32"/>
          <w:lang w:val="en-GB"/>
        </w:rPr>
      </w:pPr>
    </w:p>
    <w:p w14:paraId="2F47E489" w14:textId="77777777" w:rsidR="00BA1D99" w:rsidRDefault="00BA1D99" w:rsidP="00BA1D99">
      <w:pPr>
        <w:jc w:val="center"/>
        <w:rPr>
          <w:rFonts w:ascii="STC Forward" w:hAnsi="STC Forward" w:cs="STC Forward"/>
          <w:b/>
          <w:bCs/>
          <w:sz w:val="32"/>
          <w:szCs w:val="32"/>
          <w:lang w:val="en-GB"/>
        </w:rPr>
      </w:pPr>
      <w:r>
        <w:rPr>
          <w:rFonts w:ascii="STC Forward" w:hAnsi="STC Forward" w:cs="STC Forward"/>
          <w:b/>
          <w:bCs/>
          <w:sz w:val="32"/>
          <w:szCs w:val="32"/>
          <w:lang w:val="en-GB"/>
        </w:rPr>
        <w:t xml:space="preserve">Between </w:t>
      </w:r>
    </w:p>
    <w:p w14:paraId="74171CE1" w14:textId="77777777" w:rsidR="00BA1D99" w:rsidRDefault="00BA1D99" w:rsidP="00BA1D99">
      <w:pPr>
        <w:jc w:val="center"/>
        <w:rPr>
          <w:rFonts w:ascii="STC Forward" w:hAnsi="STC Forward" w:cs="STC Forward"/>
          <w:sz w:val="32"/>
          <w:szCs w:val="32"/>
          <w:lang w:val="en-GB"/>
        </w:rPr>
      </w:pPr>
    </w:p>
    <w:p w14:paraId="35BBDE06" w14:textId="77777777" w:rsidR="00BA1D99" w:rsidRDefault="00BA1D99" w:rsidP="00BA1D99">
      <w:pPr>
        <w:jc w:val="center"/>
        <w:rPr>
          <w:rFonts w:ascii="STC Forward" w:hAnsi="STC Forward" w:cs="STC Forward"/>
          <w:sz w:val="32"/>
          <w:szCs w:val="32"/>
          <w:lang w:val="en-GB"/>
        </w:rPr>
      </w:pPr>
      <w:r>
        <w:rPr>
          <w:rFonts w:ascii="STC Forward" w:hAnsi="STC Forward" w:cs="STC Forward"/>
          <w:sz w:val="32"/>
          <w:szCs w:val="32"/>
          <w:lang w:val="en-GB"/>
        </w:rPr>
        <w:t xml:space="preserve">Compan A </w:t>
      </w:r>
    </w:p>
    <w:p w14:paraId="03415072" w14:textId="77777777" w:rsidR="00BA1D99" w:rsidRDefault="00BA1D99" w:rsidP="00BA1D99">
      <w:pPr>
        <w:jc w:val="center"/>
        <w:rPr>
          <w:rFonts w:ascii="STC Forward" w:hAnsi="STC Forward" w:cs="STC Forward"/>
          <w:b/>
          <w:bCs/>
          <w:sz w:val="32"/>
          <w:szCs w:val="32"/>
          <w:lang w:val="en-GB"/>
        </w:rPr>
      </w:pPr>
      <w:r>
        <w:rPr>
          <w:rFonts w:ascii="STC Forward" w:hAnsi="STC Forward" w:cs="STC Forward"/>
          <w:b/>
          <w:bCs/>
          <w:sz w:val="32"/>
          <w:szCs w:val="32"/>
          <w:lang w:val="en-GB"/>
        </w:rPr>
        <w:t xml:space="preserve">And </w:t>
      </w:r>
    </w:p>
    <w:p w14:paraId="7BB7C4BB" w14:textId="77777777" w:rsidR="00BA1D99" w:rsidRDefault="00BA1D99" w:rsidP="00BA1D99">
      <w:pPr>
        <w:pStyle w:val="CoverText"/>
        <w:rPr>
          <w:rFonts w:ascii="STC Forward" w:eastAsiaTheme="minorHAnsi" w:hAnsi="STC Forward" w:cs="STC Forward"/>
          <w:sz w:val="32"/>
          <w:szCs w:val="32"/>
          <w:lang w:eastAsia="en-US"/>
        </w:rPr>
      </w:pPr>
      <w:r>
        <w:rPr>
          <w:rFonts w:ascii="STC Forward" w:eastAsiaTheme="minorHAnsi" w:hAnsi="STC Forward" w:cs="STC Forward"/>
          <w:sz w:val="32"/>
          <w:szCs w:val="32"/>
          <w:lang w:eastAsia="en-US"/>
        </w:rPr>
        <w:t>Compan BCompan B</w:t>
      </w:r>
    </w:p>
    <w:p w14:paraId="5403374A" w14:textId="77777777" w:rsidR="00BA1D99" w:rsidRDefault="00BA1D99" w:rsidP="00BA1D99">
      <w:pPr>
        <w:rPr>
          <w:rFonts w:ascii="STC Forward" w:hAnsi="STC Forward" w:cs="STC Forward"/>
          <w:sz w:val="32"/>
          <w:szCs w:val="32"/>
          <w:rtl/>
          <w:lang w:val="en-GB"/>
        </w:rPr>
      </w:pPr>
      <w:r>
        <w:rPr>
          <w:rFonts w:ascii="STC Forward" w:hAnsi="STC Forward" w:cs="STC Forward"/>
          <w:sz w:val="32"/>
          <w:szCs w:val="32"/>
          <w:lang w:val="en-GB"/>
        </w:rPr>
        <w:br w:type="page"/>
      </w:r>
    </w:p>
    <w:p w14:paraId="1A6CFE4F" w14:textId="77777777" w:rsidR="00BA1D99" w:rsidRDefault="00BA1D99" w:rsidP="00BA1D99">
      <w:pPr>
        <w:pStyle w:val="Title"/>
        <w:rPr>
          <w:rFonts w:ascii="STC Forward" w:hAnsi="STC Forward" w:cs="STC Forward"/>
          <w:sz w:val="28"/>
          <w:szCs w:val="28"/>
          <w:lang w:val="en-GB"/>
        </w:rPr>
      </w:pPr>
      <w:r>
        <w:rPr>
          <w:rFonts w:ascii="STC Forward" w:hAnsi="STC Forward" w:cs="STC Forward"/>
          <w:sz w:val="28"/>
          <w:szCs w:val="28"/>
          <w:lang w:val="en-GB"/>
        </w:rPr>
        <w:lastRenderedPageBreak/>
        <w:t>SPONSORSHIP AGREEMENT</w:t>
      </w:r>
    </w:p>
    <w:p w14:paraId="6264C9CE" w14:textId="77777777" w:rsidR="00BA1D99" w:rsidRDefault="00BA1D99" w:rsidP="00BA1D99">
      <w:pPr>
        <w:suppressAutoHyphens/>
        <w:rPr>
          <w:rFonts w:ascii="STC Forward" w:hAnsi="STC Forward" w:cs="STC Forward"/>
          <w:sz w:val="20"/>
          <w:szCs w:val="20"/>
          <w:lang w:val="en-GB"/>
        </w:rPr>
      </w:pPr>
    </w:p>
    <w:p w14:paraId="4F9ECB03" w14:textId="77777777" w:rsidR="00BA1D99" w:rsidRDefault="00BA1D99" w:rsidP="00BA1D99">
      <w:pPr>
        <w:pStyle w:val="HTMLPreformatted"/>
        <w:rPr>
          <w:rFonts w:ascii="STC Forward" w:hAnsi="STC Forward" w:cs="STC Forward"/>
        </w:rPr>
      </w:pPr>
      <w:r>
        <w:rPr>
          <w:rFonts w:ascii="STC Forward" w:hAnsi="STC Forward" w:cs="STC Forward"/>
          <w:b/>
          <w:bCs/>
          <w:lang w:val="en-GB"/>
        </w:rPr>
        <w:t>Compan ACompan ACompan BCompan B</w:t>
      </w:r>
      <w:r>
        <w:rPr>
          <w:rFonts w:ascii="STC Forward" w:hAnsi="STC Forward" w:cs="STC Forward"/>
          <w:lang w:val="en-GB"/>
        </w:rPr>
        <w:t>Compan BCompan BCompan B</w:t>
      </w:r>
    </w:p>
    <w:p w14:paraId="19DF1081" w14:textId="77777777" w:rsidR="00BA1D99" w:rsidRDefault="00BA1D99" w:rsidP="00BA1D99">
      <w:pPr>
        <w:pStyle w:val="HTMLPreformatted"/>
        <w:jc w:val="center"/>
        <w:rPr>
          <w:rFonts w:ascii="STC Forward" w:hAnsi="STC Forward" w:cs="STC Forward"/>
          <w:b/>
          <w:bCs/>
          <w:color w:val="0D0D0D" w:themeColor="text1" w:themeTint="F2"/>
          <w:sz w:val="22"/>
          <w:szCs w:val="22"/>
          <w:lang w:val="en-GB"/>
        </w:rPr>
      </w:pPr>
      <w:r>
        <w:rPr>
          <w:rFonts w:ascii="STC Forward" w:hAnsi="STC Forward" w:cs="STC Forward"/>
          <w:b/>
          <w:bCs/>
          <w:color w:val="0D0D0D" w:themeColor="text1" w:themeTint="F2"/>
          <w:sz w:val="22"/>
          <w:szCs w:val="22"/>
          <w:lang w:val="en-GB"/>
        </w:rPr>
        <w:t>RECITALS</w:t>
      </w:r>
    </w:p>
    <w:p w14:paraId="1D88D33F" w14:textId="77777777" w:rsidR="00BA1D99" w:rsidRDefault="00BA1D99" w:rsidP="00BA1D99">
      <w:pPr>
        <w:pStyle w:val="NormalWeb"/>
        <w:numPr>
          <w:ilvl w:val="0"/>
          <w:numId w:val="1"/>
        </w:numPr>
        <w:tabs>
          <w:tab w:val="left" w:pos="720"/>
        </w:tabs>
        <w:spacing w:before="240" w:beforeAutospacing="0" w:after="120" w:afterAutospacing="0"/>
        <w:ind w:left="810" w:hanging="900"/>
        <w:jc w:val="both"/>
        <w:rPr>
          <w:rFonts w:ascii="STC Forward" w:hAnsi="STC Forward" w:cs="STC Forward"/>
          <w:sz w:val="20"/>
          <w:szCs w:val="20"/>
          <w:lang w:val="en-GB"/>
        </w:rPr>
      </w:pPr>
      <w:r>
        <w:rPr>
          <w:rFonts w:ascii="STC Forward" w:hAnsi="STC Forward" w:cs="STC Forward"/>
          <w:sz w:val="20"/>
          <w:szCs w:val="20"/>
          <w:lang w:val="en-GB"/>
        </w:rPr>
        <w:t>The Organizer is hosting Compan B (the “</w:t>
      </w:r>
      <w:r>
        <w:rPr>
          <w:rFonts w:ascii="STC Forward" w:hAnsi="STC Forward" w:cs="STC Forward"/>
          <w:b/>
          <w:bCs/>
          <w:sz w:val="20"/>
          <w:szCs w:val="20"/>
          <w:lang w:val="en-GB"/>
        </w:rPr>
        <w:t>Event</w:t>
      </w:r>
      <w:r>
        <w:rPr>
          <w:rFonts w:ascii="STC Forward" w:hAnsi="STC Forward" w:cs="STC Forward"/>
          <w:sz w:val="20"/>
          <w:szCs w:val="20"/>
          <w:lang w:val="en-GB"/>
        </w:rPr>
        <w:t xml:space="preserve">”), and is entitled to to make available certain sponsorship, advertising and promotional </w:t>
      </w:r>
      <w:bookmarkStart w:id="0" w:name="_9kMHG5YVt4666EOjQmm0C"/>
      <w:r>
        <w:rPr>
          <w:rFonts w:ascii="STC Forward" w:hAnsi="STC Forward" w:cs="STC Forward"/>
          <w:sz w:val="20"/>
          <w:szCs w:val="20"/>
          <w:lang w:val="en-GB"/>
        </w:rPr>
        <w:t>rights</w:t>
      </w:r>
      <w:bookmarkEnd w:id="0"/>
      <w:r>
        <w:rPr>
          <w:rFonts w:ascii="STC Forward" w:hAnsi="STC Forward" w:cs="STC Forward"/>
          <w:sz w:val="20"/>
          <w:szCs w:val="20"/>
          <w:lang w:val="en-GB"/>
        </w:rPr>
        <w:t xml:space="preserve"> and grant certain Sponsorship Rights in the Event to the Sponsor  as set out in this Agreement.</w:t>
      </w:r>
    </w:p>
    <w:p w14:paraId="251CDC13" w14:textId="77777777" w:rsidR="00BA1D99" w:rsidRDefault="00BA1D99" w:rsidP="00BA1D99">
      <w:pPr>
        <w:pStyle w:val="NormalWeb"/>
        <w:numPr>
          <w:ilvl w:val="0"/>
          <w:numId w:val="1"/>
        </w:numPr>
        <w:tabs>
          <w:tab w:val="left" w:pos="720"/>
        </w:tabs>
        <w:spacing w:before="0" w:beforeAutospacing="0" w:after="120" w:afterAutospacing="0"/>
        <w:ind w:left="810" w:hanging="900"/>
        <w:jc w:val="both"/>
        <w:rPr>
          <w:rFonts w:ascii="STC Forward" w:hAnsi="STC Forward" w:cs="STC Forward"/>
          <w:sz w:val="20"/>
          <w:szCs w:val="20"/>
          <w:lang w:val="en-GB"/>
        </w:rPr>
      </w:pPr>
      <w:r>
        <w:rPr>
          <w:rFonts w:ascii="STC Forward" w:hAnsi="STC Forward" w:cs="STC Forward"/>
          <w:sz w:val="20"/>
          <w:szCs w:val="20"/>
          <w:lang w:val="en-GB"/>
        </w:rPr>
        <w:t>The Sponsor wishes to acquire Sponsorship Rights and to be a sponsor of the Event organized and promoted by the Organizer.</w:t>
      </w:r>
    </w:p>
    <w:p w14:paraId="5F33839E" w14:textId="77777777" w:rsidR="00BA1D99" w:rsidRDefault="00BA1D99" w:rsidP="00BA1D99">
      <w:pPr>
        <w:pStyle w:val="NormalWeb"/>
        <w:numPr>
          <w:ilvl w:val="0"/>
          <w:numId w:val="1"/>
        </w:numPr>
        <w:tabs>
          <w:tab w:val="left" w:pos="720"/>
        </w:tabs>
        <w:spacing w:before="0" w:beforeAutospacing="0" w:after="120" w:afterAutospacing="0"/>
        <w:ind w:left="810" w:hanging="900"/>
        <w:jc w:val="both"/>
        <w:rPr>
          <w:rFonts w:ascii="STC Forward" w:hAnsi="STC Forward" w:cs="STC Forward"/>
          <w:sz w:val="20"/>
          <w:szCs w:val="20"/>
          <w:lang w:val="en-GB"/>
        </w:rPr>
      </w:pPr>
      <w:r>
        <w:rPr>
          <w:rFonts w:ascii="STC Forward" w:hAnsi="STC Forward" w:cs="STC Forward"/>
          <w:sz w:val="20"/>
          <w:szCs w:val="20"/>
          <w:lang w:val="en-GB"/>
        </w:rPr>
        <w:t>The Organizer accepts to grant Sponsorship Rights to the Sponsor in the Event as per the terms set out in this Agreement.</w:t>
      </w:r>
      <w:r>
        <w:rPr>
          <w:rFonts w:ascii="STC Forward" w:hAnsi="STC Forward" w:cs="STC Forward"/>
          <w:sz w:val="20"/>
          <w:szCs w:val="20"/>
          <w:lang w:val="en-GB"/>
        </w:rPr>
        <w:tab/>
      </w:r>
    </w:p>
    <w:p w14:paraId="564D1F83" w14:textId="77777777" w:rsidR="00BA1D99" w:rsidRDefault="00BA1D99" w:rsidP="00BA1D99">
      <w:pPr>
        <w:pStyle w:val="BodyText1"/>
        <w:keepLines/>
        <w:tabs>
          <w:tab w:val="left" w:pos="720"/>
        </w:tabs>
        <w:spacing w:before="240" w:after="240"/>
        <w:rPr>
          <w:rFonts w:ascii="STC Forward" w:hAnsi="STC Forward" w:cs="STC Forward"/>
          <w:b/>
          <w:bCs/>
          <w:sz w:val="20"/>
          <w:szCs w:val="20"/>
        </w:rPr>
      </w:pPr>
      <w:r>
        <w:rPr>
          <w:rFonts w:ascii="STC Forward" w:hAnsi="STC Forward" w:cs="STC Forward"/>
          <w:b/>
          <w:bCs/>
          <w:sz w:val="20"/>
          <w:szCs w:val="20"/>
        </w:rPr>
        <w:t>IT IS HEREBY AGREED AS FOLLOWS:</w:t>
      </w:r>
    </w:p>
    <w:p w14:paraId="67BEB9A2" w14:textId="77777777" w:rsidR="00BA1D99" w:rsidRDefault="00BA1D99" w:rsidP="00BA1D99">
      <w:pPr>
        <w:pStyle w:val="HTMLPreformatted"/>
        <w:numPr>
          <w:ilvl w:val="0"/>
          <w:numId w:val="2"/>
        </w:numPr>
        <w:spacing w:before="240" w:after="240"/>
        <w:ind w:hanging="450"/>
        <w:jc w:val="both"/>
        <w:rPr>
          <w:rFonts w:ascii="STC Forward" w:hAnsi="STC Forward" w:cs="STC Forward"/>
          <w:b/>
          <w:bCs/>
          <w:color w:val="0D0D0D" w:themeColor="text1" w:themeTint="F2"/>
          <w:sz w:val="22"/>
          <w:szCs w:val="22"/>
          <w:lang w:val="en-GB"/>
        </w:rPr>
      </w:pPr>
      <w:r>
        <w:rPr>
          <w:rFonts w:ascii="STC Forward" w:hAnsi="STC Forward" w:cs="STC Forward"/>
          <w:b/>
          <w:bCs/>
          <w:color w:val="0D0D0D" w:themeColor="text1" w:themeTint="F2"/>
          <w:sz w:val="22"/>
          <w:szCs w:val="22"/>
          <w:lang w:val="en-GB"/>
        </w:rPr>
        <w:t>DOCUMENTATION</w:t>
      </w:r>
    </w:p>
    <w:p w14:paraId="1AE45BEA" w14:textId="77777777" w:rsidR="00BA1D99" w:rsidRDefault="00BA1D99" w:rsidP="00BA1D99">
      <w:pPr>
        <w:pStyle w:val="HTMLPreformatted"/>
        <w:numPr>
          <w:ilvl w:val="1"/>
          <w:numId w:val="2"/>
        </w:numPr>
        <w:ind w:left="810" w:hanging="900"/>
        <w:jc w:val="both"/>
        <w:rPr>
          <w:rFonts w:ascii="STC Forward" w:hAnsi="STC Forward" w:cs="STC Forward"/>
          <w:b/>
          <w:bCs/>
          <w:color w:val="552579"/>
          <w:sz w:val="22"/>
          <w:szCs w:val="22"/>
          <w:lang w:val="en-GB"/>
        </w:rPr>
      </w:pPr>
      <w:r>
        <w:rPr>
          <w:rFonts w:ascii="STC Forward" w:hAnsi="STC Forward" w:cs="STC Forward"/>
          <w:lang w:val="en-GB"/>
        </w:rPr>
        <w:t>This Agreement consists of</w:t>
      </w:r>
    </w:p>
    <w:p w14:paraId="45A6CE3D" w14:textId="77777777" w:rsidR="00BA1D99" w:rsidRDefault="00BA1D99" w:rsidP="00BA1D99">
      <w:pPr>
        <w:pStyle w:val="HTMLPreformatted"/>
        <w:numPr>
          <w:ilvl w:val="0"/>
          <w:numId w:val="3"/>
        </w:numPr>
        <w:spacing w:before="240" w:after="120"/>
        <w:ind w:left="810" w:hanging="900"/>
        <w:jc w:val="both"/>
        <w:rPr>
          <w:rFonts w:ascii="STC Forward" w:hAnsi="STC Forward" w:cs="STC Forward"/>
          <w:lang w:val="en-GB"/>
        </w:rPr>
      </w:pPr>
      <w:r>
        <w:rPr>
          <w:rFonts w:ascii="STC Forward" w:hAnsi="STC Forward" w:cs="STC Forward"/>
          <w:lang w:val="en-GB"/>
        </w:rPr>
        <w:t>The Agreement;</w:t>
      </w:r>
    </w:p>
    <w:p w14:paraId="2B42D6C6" w14:textId="77777777" w:rsidR="00BA1D99" w:rsidRDefault="00BA1D99" w:rsidP="00BA1D99">
      <w:pPr>
        <w:pStyle w:val="HTMLPreformatted"/>
        <w:numPr>
          <w:ilvl w:val="0"/>
          <w:numId w:val="3"/>
        </w:numPr>
        <w:spacing w:after="120"/>
        <w:ind w:left="810" w:hanging="900"/>
        <w:jc w:val="both"/>
        <w:rPr>
          <w:rFonts w:ascii="STC Forward" w:hAnsi="STC Forward" w:cs="STC Forward"/>
          <w:lang w:val="en-GB"/>
        </w:rPr>
      </w:pPr>
      <w:r>
        <w:rPr>
          <w:rFonts w:ascii="STC Forward" w:hAnsi="STC Forward" w:cs="STC Forward"/>
          <w:lang w:val="en-GB"/>
        </w:rPr>
        <w:t>Annex (A):</w:t>
      </w:r>
      <w:r>
        <w:rPr>
          <w:lang w:val="en-GB"/>
        </w:rPr>
        <w:t xml:space="preserve"> </w:t>
      </w:r>
      <w:r>
        <w:rPr>
          <w:rFonts w:ascii="STC Forward" w:hAnsi="STC Forward" w:cs="STC Forward"/>
          <w:lang w:val="en-GB"/>
        </w:rPr>
        <w:t>Table of Assets, Categories and Quantities of Sponsorship Rights;</w:t>
      </w:r>
    </w:p>
    <w:p w14:paraId="3E3630E3" w14:textId="77777777" w:rsidR="00BA1D99" w:rsidRDefault="00BA1D99" w:rsidP="00BA1D99">
      <w:pPr>
        <w:pStyle w:val="HTMLPreformatted"/>
        <w:numPr>
          <w:ilvl w:val="0"/>
          <w:numId w:val="3"/>
        </w:numPr>
        <w:spacing w:after="120"/>
        <w:ind w:left="810" w:hanging="900"/>
        <w:jc w:val="both"/>
        <w:rPr>
          <w:rFonts w:ascii="STC Forward" w:hAnsi="STC Forward" w:cs="STC Forward"/>
          <w:lang w:val="en-GB"/>
        </w:rPr>
      </w:pPr>
      <w:r>
        <w:rPr>
          <w:rFonts w:ascii="STC Forward" w:hAnsi="STC Forward" w:cs="STC Forward"/>
          <w:lang w:val="en-GB"/>
        </w:rPr>
        <w:t>Annex (B):</w:t>
      </w:r>
      <w:r>
        <w:rPr>
          <w:lang w:val="en-GB"/>
        </w:rPr>
        <w:t xml:space="preserve"> </w:t>
      </w:r>
      <w:r>
        <w:rPr>
          <w:rFonts w:ascii="STC Forward" w:hAnsi="STC Forward" w:cs="STC Forward"/>
          <w:lang w:val="en-GB"/>
        </w:rPr>
        <w:t xml:space="preserve">Table of Fees;  </w:t>
      </w:r>
    </w:p>
    <w:p w14:paraId="3FFE4ED4" w14:textId="77777777" w:rsidR="00BA1D99" w:rsidRDefault="00BA1D99" w:rsidP="00BA1D99">
      <w:pPr>
        <w:pStyle w:val="HTMLPreformatted"/>
        <w:numPr>
          <w:ilvl w:val="0"/>
          <w:numId w:val="3"/>
        </w:numPr>
        <w:spacing w:after="120"/>
        <w:ind w:left="810" w:hanging="900"/>
        <w:jc w:val="both"/>
        <w:rPr>
          <w:rFonts w:ascii="STC Forward" w:hAnsi="STC Forward" w:cs="STC Forward"/>
          <w:lang w:val="en-GB"/>
        </w:rPr>
      </w:pPr>
      <w:r>
        <w:rPr>
          <w:rFonts w:ascii="STC Forward" w:hAnsi="STC Forward" w:cs="STC Forward"/>
          <w:lang w:val="en-GB"/>
        </w:rPr>
        <w:t>Annex (C):</w:t>
      </w:r>
      <w:r>
        <w:rPr>
          <w:lang w:val="en-GB"/>
        </w:rPr>
        <w:t xml:space="preserve"> </w:t>
      </w:r>
      <w:r>
        <w:rPr>
          <w:rFonts w:ascii="STC Forward" w:hAnsi="STC Forward" w:cs="STC Forward"/>
          <w:lang w:val="en-GB"/>
        </w:rPr>
        <w:t>Organizer Marks; and</w:t>
      </w:r>
    </w:p>
    <w:p w14:paraId="1A22F71B" w14:textId="77777777" w:rsidR="00BA1D99" w:rsidRDefault="00BA1D99" w:rsidP="00BA1D99">
      <w:pPr>
        <w:pStyle w:val="HTMLPreformatted"/>
        <w:numPr>
          <w:ilvl w:val="0"/>
          <w:numId w:val="3"/>
        </w:numPr>
        <w:spacing w:after="120"/>
        <w:ind w:left="810" w:hanging="900"/>
        <w:jc w:val="both"/>
        <w:rPr>
          <w:rFonts w:ascii="STC Forward" w:hAnsi="STC Forward" w:cs="STC Forward"/>
          <w:lang w:val="en-GB"/>
        </w:rPr>
      </w:pPr>
      <w:r>
        <w:rPr>
          <w:rFonts w:ascii="STC Forward" w:hAnsi="STC Forward" w:cs="STC Forward"/>
          <w:lang w:val="en-GB"/>
        </w:rPr>
        <w:t>Annex (D):</w:t>
      </w:r>
      <w:r>
        <w:rPr>
          <w:lang w:val="en-GB"/>
        </w:rPr>
        <w:t xml:space="preserve"> </w:t>
      </w:r>
      <w:r>
        <w:rPr>
          <w:rFonts w:ascii="STC Forward" w:hAnsi="STC Forward" w:cs="STC Forward"/>
          <w:lang w:val="en-GB"/>
        </w:rPr>
        <w:t>Sponsor Marks.</w:t>
      </w:r>
    </w:p>
    <w:p w14:paraId="4A6E835A" w14:textId="77777777" w:rsidR="00BA1D99" w:rsidRDefault="00BA1D99" w:rsidP="00BA1D99">
      <w:pPr>
        <w:pStyle w:val="HTMLPreformatted"/>
        <w:ind w:left="990"/>
        <w:jc w:val="both"/>
        <w:rPr>
          <w:rFonts w:ascii="STC Forward" w:hAnsi="STC Forward" w:cs="STC Forward"/>
          <w:sz w:val="10"/>
          <w:szCs w:val="10"/>
          <w:lang w:val="en-GB"/>
        </w:rPr>
      </w:pPr>
    </w:p>
    <w:p w14:paraId="0CB1E48C" w14:textId="77777777" w:rsidR="00BA1D99" w:rsidRDefault="00BA1D99" w:rsidP="00BA1D99">
      <w:pPr>
        <w:pStyle w:val="HTMLPreformatted"/>
        <w:numPr>
          <w:ilvl w:val="1"/>
          <w:numId w:val="2"/>
        </w:numPr>
        <w:ind w:left="900" w:hanging="990"/>
        <w:jc w:val="both"/>
        <w:rPr>
          <w:rFonts w:ascii="STC Forward" w:hAnsi="STC Forward" w:cs="STC Forward"/>
          <w:b/>
          <w:bCs/>
          <w:color w:val="552579"/>
          <w:sz w:val="22"/>
          <w:szCs w:val="22"/>
          <w:lang w:val="en-GB"/>
        </w:rPr>
      </w:pPr>
      <w:r>
        <w:rPr>
          <w:rFonts w:ascii="STC Forward" w:hAnsi="STC Forward" w:cs="STC Forward"/>
          <w:lang w:val="en-GB"/>
        </w:rPr>
        <w:t>In</w:t>
      </w:r>
      <w:r>
        <w:rPr>
          <w:rFonts w:ascii="STC Forward" w:hAnsi="STC Forward" w:cs="STC Forward"/>
          <w:b/>
          <w:bCs/>
          <w:lang w:val="en-GB"/>
        </w:rPr>
        <w:t xml:space="preserve"> </w:t>
      </w:r>
      <w:r>
        <w:rPr>
          <w:rFonts w:ascii="STC Forward" w:hAnsi="STC Forward" w:cs="STC Forward"/>
          <w:lang w:val="en-GB"/>
        </w:rPr>
        <w:t>case of any conflict between the provisions of this Agreement and its Annexes, the provisions of the Agreement shall prevail.</w:t>
      </w:r>
    </w:p>
    <w:p w14:paraId="1F9981F6" w14:textId="77777777" w:rsidR="00BA1D99" w:rsidRDefault="00BA1D99" w:rsidP="00BA1D99">
      <w:pPr>
        <w:pStyle w:val="HTMLPreformatted"/>
        <w:numPr>
          <w:ilvl w:val="0"/>
          <w:numId w:val="2"/>
        </w:numPr>
        <w:spacing w:before="240" w:after="240"/>
        <w:ind w:hanging="450"/>
        <w:rPr>
          <w:rFonts w:ascii="STC Forward" w:hAnsi="STC Forward" w:cs="STC Forward"/>
          <w:color w:val="0D0D0D" w:themeColor="text1" w:themeTint="F2"/>
          <w:sz w:val="22"/>
          <w:szCs w:val="22"/>
          <w:lang w:val="en-GB"/>
        </w:rPr>
      </w:pPr>
      <w:r>
        <w:rPr>
          <w:rFonts w:ascii="STC Forward" w:hAnsi="STC Forward" w:cs="STC Forward"/>
          <w:b/>
          <w:bCs/>
          <w:color w:val="0D0D0D" w:themeColor="text1" w:themeTint="F2"/>
          <w:sz w:val="22"/>
          <w:szCs w:val="22"/>
          <w:lang w:val="en-GB"/>
        </w:rPr>
        <w:t xml:space="preserve">TERM </w:t>
      </w:r>
    </w:p>
    <w:p w14:paraId="5F1B8F8F" w14:textId="77777777" w:rsidR="00BA1D99" w:rsidRDefault="00BA1D99" w:rsidP="00BA1D99">
      <w:pPr>
        <w:pStyle w:val="HTMLPreformatted"/>
        <w:numPr>
          <w:ilvl w:val="1"/>
          <w:numId w:val="2"/>
        </w:numPr>
        <w:ind w:left="900" w:hanging="990"/>
        <w:jc w:val="both"/>
        <w:rPr>
          <w:rFonts w:ascii="STC Forward" w:hAnsi="STC Forward" w:cs="STC Forward"/>
          <w:lang w:val="en-GB"/>
        </w:rPr>
      </w:pPr>
      <w:r>
        <w:rPr>
          <w:rFonts w:ascii="STC Forward" w:hAnsi="STC Forward" w:cs="STC Forward"/>
          <w:lang w:val="en-GB"/>
        </w:rPr>
        <w:t xml:space="preserve">This Agreement shall come into effect from  the Effective Date  unless terminated earlier in accordance with its terms, shall expire on 19 </w:t>
      </w:r>
      <w:commentRangeStart w:id="1"/>
      <w:r>
        <w:rPr>
          <w:rFonts w:ascii="STC Forward" w:hAnsi="STC Forward" w:cs="STC Forward"/>
          <w:lang w:val="en-GB"/>
        </w:rPr>
        <w:t>December, 2024 (</w:t>
      </w:r>
      <w:commentRangeEnd w:id="1"/>
      <w:r>
        <w:rPr>
          <w:rStyle w:val="CommentReference"/>
          <w:rFonts w:eastAsiaTheme="minorHAnsi"/>
        </w:rPr>
        <w:commentReference w:id="1"/>
      </w:r>
      <w:r>
        <w:rPr>
          <w:rFonts w:ascii="STC Forward" w:hAnsi="STC Forward" w:cs="STC Forward"/>
          <w:lang w:val="en-GB"/>
        </w:rPr>
        <w:t>the “</w:t>
      </w:r>
      <w:r>
        <w:rPr>
          <w:rFonts w:ascii="STC Forward" w:hAnsi="STC Forward" w:cs="STC Forward"/>
          <w:b/>
          <w:bCs/>
          <w:lang w:val="en-GB"/>
        </w:rPr>
        <w:t>Term</w:t>
      </w:r>
      <w:r>
        <w:rPr>
          <w:rFonts w:ascii="STC Forward" w:hAnsi="STC Forward" w:cs="STC Forward"/>
          <w:lang w:val="en-GB"/>
        </w:rPr>
        <w:t>”).</w:t>
      </w:r>
    </w:p>
    <w:p w14:paraId="3F5F4EF2" w14:textId="77777777" w:rsidR="00BA1D99" w:rsidRDefault="00BA1D99" w:rsidP="00BA1D99">
      <w:pPr>
        <w:pStyle w:val="HTMLPreformatted"/>
        <w:numPr>
          <w:ilvl w:val="0"/>
          <w:numId w:val="2"/>
        </w:numPr>
        <w:spacing w:before="240" w:after="240"/>
        <w:ind w:hanging="450"/>
        <w:rPr>
          <w:rFonts w:ascii="STC Forward" w:hAnsi="STC Forward" w:cs="STC Forward"/>
          <w:b/>
          <w:bCs/>
          <w:color w:val="0D0D0D" w:themeColor="text1" w:themeTint="F2"/>
          <w:sz w:val="22"/>
          <w:szCs w:val="22"/>
          <w:lang w:val="en-GB"/>
        </w:rPr>
      </w:pPr>
      <w:r>
        <w:rPr>
          <w:rFonts w:ascii="STC Forward" w:hAnsi="STC Forward" w:cs="STC Forward"/>
          <w:b/>
          <w:bCs/>
          <w:color w:val="0D0D0D" w:themeColor="text1" w:themeTint="F2"/>
          <w:sz w:val="22"/>
          <w:szCs w:val="22"/>
          <w:lang w:val="en-GB"/>
        </w:rPr>
        <w:t>SPONSORSHIP RIGHTS</w:t>
      </w:r>
    </w:p>
    <w:p w14:paraId="46646644" w14:textId="77777777" w:rsidR="00BA1D99" w:rsidRDefault="00BA1D99" w:rsidP="00BA1D99">
      <w:pPr>
        <w:pStyle w:val="HTMLPreformatted"/>
        <w:numPr>
          <w:ilvl w:val="1"/>
          <w:numId w:val="2"/>
        </w:numPr>
        <w:ind w:left="900" w:hanging="990"/>
        <w:jc w:val="both"/>
        <w:rPr>
          <w:rFonts w:ascii="STC Forward" w:hAnsi="STC Forward" w:cs="STC Forward"/>
          <w:lang w:val="en-GB"/>
        </w:rPr>
      </w:pPr>
      <w:r>
        <w:rPr>
          <w:rFonts w:ascii="STC Forward" w:hAnsi="STC Forward" w:cs="STC Forward"/>
          <w:lang w:val="en-GB"/>
        </w:rPr>
        <w:t>The Organizer shall provide the Sponsor the Sponsorship Rights as set out in Annex (A) in accordance with the terms of this Agreement and throughout the entire Term.</w:t>
      </w:r>
    </w:p>
    <w:p w14:paraId="14B41C11" w14:textId="77777777" w:rsidR="00BA1D99" w:rsidRDefault="00BA1D99" w:rsidP="00BA1D99">
      <w:pPr>
        <w:pStyle w:val="HTMLPreformatted"/>
        <w:numPr>
          <w:ilvl w:val="0"/>
          <w:numId w:val="2"/>
        </w:numPr>
        <w:spacing w:before="240" w:after="240"/>
        <w:ind w:hanging="450"/>
        <w:rPr>
          <w:rFonts w:ascii="STC Forward" w:hAnsi="STC Forward" w:cs="STC Forward"/>
          <w:b/>
          <w:bCs/>
          <w:color w:val="0D0D0D" w:themeColor="text1" w:themeTint="F2"/>
          <w:sz w:val="22"/>
          <w:szCs w:val="22"/>
          <w:lang w:val="en-GB"/>
        </w:rPr>
      </w:pPr>
      <w:r>
        <w:rPr>
          <w:rFonts w:ascii="STC Forward" w:hAnsi="STC Forward" w:cs="STC Forward"/>
          <w:b/>
          <w:bCs/>
          <w:color w:val="0D0D0D" w:themeColor="text1" w:themeTint="F2"/>
          <w:sz w:val="22"/>
          <w:szCs w:val="22"/>
          <w:lang w:val="en-GB"/>
        </w:rPr>
        <w:t>SPONSORSHIP FEES/CONSIDERATION</w:t>
      </w:r>
    </w:p>
    <w:p w14:paraId="5CA57817" w14:textId="77777777" w:rsidR="00BA1D99" w:rsidRDefault="00BA1D99" w:rsidP="00BA1D99">
      <w:pPr>
        <w:pStyle w:val="HTMLPreformatted"/>
        <w:numPr>
          <w:ilvl w:val="1"/>
          <w:numId w:val="2"/>
        </w:numPr>
        <w:ind w:left="900" w:hanging="990"/>
        <w:jc w:val="both"/>
        <w:rPr>
          <w:rFonts w:ascii="STC Forward" w:hAnsi="STC Forward" w:cs="STC Forward"/>
          <w:b/>
          <w:bCs/>
          <w:color w:val="552579"/>
          <w:lang w:val="en-GB"/>
        </w:rPr>
      </w:pPr>
      <w:r>
        <w:rPr>
          <w:rFonts w:ascii="STC Forward" w:hAnsi="STC Forward" w:cs="STC Forward"/>
          <w:lang w:val="en-GB"/>
        </w:rPr>
        <w:t xml:space="preserve">In consideration for the Sponsorship Rights, the Sponsor shall pay the Organizer the Sponsorship Consideration in accordance with terms specified in Annex (B).  </w:t>
      </w:r>
    </w:p>
    <w:p w14:paraId="52FCE1DF" w14:textId="77777777" w:rsidR="00BA1D99" w:rsidRDefault="00BA1D99" w:rsidP="00BA1D99">
      <w:pPr>
        <w:pStyle w:val="HTMLPreformatted"/>
        <w:ind w:left="792"/>
        <w:jc w:val="both"/>
        <w:rPr>
          <w:rFonts w:ascii="STC Forward" w:hAnsi="STC Forward" w:cs="STC Forward"/>
          <w:b/>
          <w:bCs/>
          <w:color w:val="552579"/>
          <w:sz w:val="10"/>
          <w:szCs w:val="10"/>
          <w:lang w:val="en-GB"/>
        </w:rPr>
      </w:pPr>
    </w:p>
    <w:p w14:paraId="4A7207D8" w14:textId="77777777" w:rsidR="00BA1D99" w:rsidRDefault="00BA1D99" w:rsidP="00BA1D99">
      <w:pPr>
        <w:pStyle w:val="HTMLPreformatted"/>
        <w:numPr>
          <w:ilvl w:val="1"/>
          <w:numId w:val="2"/>
        </w:numPr>
        <w:ind w:left="900" w:hanging="990"/>
        <w:jc w:val="both"/>
        <w:rPr>
          <w:rFonts w:ascii="STC Forward" w:hAnsi="STC Forward" w:cs="STC Forward"/>
          <w:lang w:val="en-GB"/>
        </w:rPr>
      </w:pPr>
      <w:commentRangeStart w:id="2"/>
      <w:r>
        <w:rPr>
          <w:rFonts w:ascii="STC Forward" w:hAnsi="STC Forward" w:cs="STC Forward"/>
          <w:lang w:val="en-GB"/>
        </w:rPr>
        <w:t>Any Sponsorship Consideration made by the Sponsor will not constitute acceptance or approval of any Sponsorship Rights.</w:t>
      </w:r>
      <w:r>
        <w:rPr>
          <w:rFonts w:asciiTheme="majorBidi" w:hAnsiTheme="majorBidi" w:cstheme="majorBidi"/>
          <w:sz w:val="24"/>
          <w:szCs w:val="24"/>
          <w:lang w:val="en-GB"/>
        </w:rPr>
        <w:t xml:space="preserve"> </w:t>
      </w:r>
      <w:commentRangeEnd w:id="2"/>
      <w:r>
        <w:rPr>
          <w:rStyle w:val="CommentReference"/>
          <w:rFonts w:eastAsiaTheme="minorHAnsi"/>
        </w:rPr>
        <w:commentReference w:id="2"/>
      </w:r>
      <w:r>
        <w:rPr>
          <w:rFonts w:ascii="STC Forward" w:hAnsi="STC Forward" w:cs="STC Forward"/>
          <w:lang w:val="en-GB"/>
        </w:rPr>
        <w:t>.</w:t>
      </w:r>
    </w:p>
    <w:p w14:paraId="13A3CF86" w14:textId="77777777" w:rsidR="00BA1D99" w:rsidRDefault="00BA1D99" w:rsidP="00BA1D99">
      <w:pPr>
        <w:pStyle w:val="HTMLPreformatted"/>
        <w:rPr>
          <w:rFonts w:ascii="STC Forward" w:hAnsi="STC Forward" w:cs="STC Forward"/>
          <w:sz w:val="22"/>
          <w:szCs w:val="22"/>
          <w:lang w:val="en-GB"/>
        </w:rPr>
      </w:pPr>
      <w:r>
        <w:rPr>
          <w:rFonts w:ascii="STC Forward" w:hAnsi="STC Forward" w:cs="STC Forward"/>
          <w:lang w:val="en-GB"/>
        </w:rPr>
        <w:br w:type="page"/>
      </w:r>
    </w:p>
    <w:p w14:paraId="0E5D0A4B" w14:textId="77777777" w:rsidR="00BA1D99" w:rsidRDefault="00BA1D99" w:rsidP="00BA1D99">
      <w:pPr>
        <w:pStyle w:val="HTMLPreformatted"/>
        <w:numPr>
          <w:ilvl w:val="0"/>
          <w:numId w:val="2"/>
        </w:numPr>
        <w:spacing w:before="240" w:after="240"/>
        <w:ind w:hanging="450"/>
        <w:jc w:val="both"/>
        <w:rPr>
          <w:rFonts w:ascii="STC Forward" w:hAnsi="STC Forward" w:cs="STC Forward"/>
          <w:b/>
          <w:bCs/>
          <w:color w:val="000000" w:themeColor="text1"/>
          <w:sz w:val="24"/>
          <w:szCs w:val="24"/>
          <w:lang w:val="en-GB"/>
        </w:rPr>
      </w:pPr>
      <w:r>
        <w:rPr>
          <w:rFonts w:ascii="STC Forward" w:hAnsi="STC Forward" w:cs="STC Forward"/>
          <w:b/>
          <w:bCs/>
          <w:color w:val="000000" w:themeColor="text1"/>
          <w:sz w:val="22"/>
          <w:szCs w:val="22"/>
          <w:lang w:val="en-GB"/>
        </w:rPr>
        <w:lastRenderedPageBreak/>
        <w:t>SPONSOR OBLIGATION</w:t>
      </w:r>
    </w:p>
    <w:p w14:paraId="2260A515" w14:textId="77777777" w:rsidR="00BA1D99" w:rsidRDefault="00BA1D99" w:rsidP="00BA1D99">
      <w:pPr>
        <w:pStyle w:val="HTMLPreformatted"/>
        <w:numPr>
          <w:ilvl w:val="1"/>
          <w:numId w:val="2"/>
        </w:numPr>
        <w:spacing w:before="240"/>
        <w:ind w:left="990" w:hanging="1080"/>
        <w:jc w:val="both"/>
        <w:rPr>
          <w:rFonts w:ascii="STC Forward" w:hAnsi="STC Forward" w:cs="STC Forward"/>
          <w:lang w:val="en-GB"/>
        </w:rPr>
      </w:pPr>
      <w:r>
        <w:rPr>
          <w:rFonts w:ascii="STC Forward" w:hAnsi="STC Forward" w:cs="STC Forward"/>
          <w:lang w:val="en-GB"/>
        </w:rPr>
        <w:t>The Sponsor shall:</w:t>
      </w:r>
    </w:p>
    <w:p w14:paraId="70A9D531" w14:textId="77777777" w:rsidR="00BA1D99" w:rsidRDefault="00BA1D99" w:rsidP="00BA1D99">
      <w:pPr>
        <w:pStyle w:val="ListParagraph"/>
        <w:numPr>
          <w:ilvl w:val="1"/>
          <w:numId w:val="4"/>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In exchange for the Sponsorship Rights, provide the Sponsorship Consideration as specified in Annex (B);</w:t>
      </w:r>
    </w:p>
    <w:p w14:paraId="3E64AC57" w14:textId="77777777" w:rsidR="00BA1D99" w:rsidRDefault="00BA1D99" w:rsidP="00BA1D99">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10"/>
          <w:szCs w:val="10"/>
          <w:lang w:val="en-GB"/>
        </w:rPr>
      </w:pPr>
    </w:p>
    <w:p w14:paraId="3734630B" w14:textId="77777777" w:rsidR="00BA1D99" w:rsidRDefault="00BA1D99" w:rsidP="00BA1D99">
      <w:pPr>
        <w:pStyle w:val="ListParagraph"/>
        <w:numPr>
          <w:ilvl w:val="1"/>
          <w:numId w:val="4"/>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Exercise the Sponsorship Rights strictly in accordance with the terms of this Agreement;</w:t>
      </w:r>
    </w:p>
    <w:p w14:paraId="6FC863E0" w14:textId="77777777" w:rsidR="00BA1D99" w:rsidRDefault="00BA1D99" w:rsidP="00BA1D99">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10"/>
          <w:szCs w:val="10"/>
          <w:lang w:val="en-GB"/>
        </w:rPr>
      </w:pPr>
    </w:p>
    <w:p w14:paraId="75AC8221" w14:textId="77777777" w:rsidR="00BA1D99" w:rsidRDefault="00BA1D99" w:rsidP="00BA1D99">
      <w:pPr>
        <w:pStyle w:val="ListParagraph"/>
        <w:numPr>
          <w:ilvl w:val="1"/>
          <w:numId w:val="4"/>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Comply with all Applicable Laws relevant to the exercise of its rights and the performance of its obligations under this Agreement; and</w:t>
      </w:r>
    </w:p>
    <w:p w14:paraId="760932A2" w14:textId="77777777" w:rsidR="00BA1D99" w:rsidRDefault="00BA1D99" w:rsidP="00BA1D99">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10"/>
          <w:szCs w:val="10"/>
          <w:lang w:val="en-GB"/>
        </w:rPr>
      </w:pPr>
    </w:p>
    <w:p w14:paraId="59E85A6D" w14:textId="77777777" w:rsidR="00BA1D99" w:rsidRDefault="00BA1D99" w:rsidP="00BA1D99">
      <w:pPr>
        <w:pStyle w:val="ListParagraph"/>
        <w:numPr>
          <w:ilvl w:val="1"/>
          <w:numId w:val="4"/>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Provide the Organizer with all suitable material including  guidelines (if any)to the use of the Sponsor Marks in a format and within timelines reasonably specified by the Organizer for the fulfilment of the Sponsorship Rights.</w:t>
      </w:r>
    </w:p>
    <w:p w14:paraId="41E1DEE4" w14:textId="77777777" w:rsidR="00BA1D99" w:rsidRDefault="00BA1D99" w:rsidP="00BA1D99">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eastAsia="Times New Roman" w:hAnsi="STC Forward" w:cs="STC Forward"/>
          <w:sz w:val="20"/>
          <w:szCs w:val="20"/>
          <w:lang w:val="en-GB"/>
        </w:rPr>
      </w:pPr>
    </w:p>
    <w:p w14:paraId="11309BC2" w14:textId="77777777" w:rsidR="00BA1D99" w:rsidRDefault="00BA1D99" w:rsidP="00BA1D99">
      <w:pPr>
        <w:pStyle w:val="ListParagraph"/>
        <w:numPr>
          <w:ilvl w:val="1"/>
          <w:numId w:val="4"/>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 xml:space="preserve">The Sponsor agrees that it will not exercise the </w:t>
      </w:r>
      <w:r>
        <w:rPr>
          <w:rFonts w:ascii="STC Forward" w:eastAsia="Times New Roman" w:hAnsi="STC Forward" w:cs="STC Forward"/>
          <w:sz w:val="20"/>
          <w:szCs w:val="20"/>
        </w:rPr>
        <w:t>Rights</w:t>
      </w:r>
      <w:r>
        <w:rPr>
          <w:rFonts w:ascii="STC Forward" w:eastAsia="Times New Roman" w:hAnsi="STC Forward" w:cs="STC Forward"/>
          <w:sz w:val="20"/>
          <w:szCs w:val="20"/>
          <w:lang w:val="en-GB"/>
        </w:rPr>
        <w:t xml:space="preserve"> (or any of them) or act or in any way behave in such a way or in a manner which, in the reasonable opinion of the Organiser is prejudicial to or which could have </w:t>
      </w:r>
      <w:r>
        <w:rPr>
          <w:rFonts w:ascii="STC Forward" w:eastAsia="Times New Roman" w:hAnsi="STC Forward" w:cs="STC Forward"/>
          <w:sz w:val="20"/>
          <w:szCs w:val="20"/>
        </w:rPr>
        <w:t>a material adverse effect on</w:t>
      </w:r>
      <w:bookmarkStart w:id="3" w:name="_0a867264-f762-4be1-ae26-cb43dfba470b"/>
      <w:bookmarkEnd w:id="3"/>
      <w:r>
        <w:rPr>
          <w:rFonts w:ascii="STC Forward" w:eastAsia="Times New Roman" w:hAnsi="STC Forward" w:cs="STC Forward"/>
          <w:sz w:val="20"/>
          <w:szCs w:val="20"/>
        </w:rPr>
        <w:t>:</w:t>
      </w:r>
      <w:r>
        <w:rPr>
          <w:rFonts w:ascii="STC Forward" w:eastAsia="Times New Roman" w:hAnsi="STC Forward" w:cs="STC Forward"/>
          <w:sz w:val="20"/>
          <w:szCs w:val="20"/>
          <w:lang w:val="en-GB"/>
        </w:rPr>
        <w:t xml:space="preserve"> (i) the image or the brand reputation of the </w:t>
      </w:r>
      <w:r>
        <w:rPr>
          <w:rFonts w:ascii="STC Forward" w:eastAsia="Times New Roman" w:hAnsi="STC Forward" w:cs="STC Forward"/>
          <w:sz w:val="20"/>
          <w:szCs w:val="20"/>
        </w:rPr>
        <w:t>Event</w:t>
      </w:r>
      <w:r>
        <w:rPr>
          <w:rFonts w:ascii="STC Forward" w:eastAsia="Times New Roman" w:hAnsi="STC Forward" w:cs="STC Forward"/>
          <w:sz w:val="20"/>
          <w:szCs w:val="20"/>
          <w:lang w:val="en-GB"/>
        </w:rPr>
        <w:t xml:space="preserve"> or the Organiser.</w:t>
      </w:r>
      <w:bookmarkStart w:id="4" w:name="_1510174455-112841124"/>
      <w:bookmarkStart w:id="5" w:name="_1510174455-112991124"/>
      <w:bookmarkEnd w:id="4"/>
      <w:bookmarkEnd w:id="5"/>
      <w:r>
        <w:rPr>
          <w:rFonts w:ascii="STC Forward" w:eastAsia="Times New Roman" w:hAnsi="STC Forward" w:cs="STC Forward"/>
          <w:sz w:val="20"/>
          <w:szCs w:val="20"/>
          <w:lang w:val="en-GB"/>
        </w:rPr>
        <w:t>or (iii) that would breach any Applicable Laws or rulings by a Regulatory Body.</w:t>
      </w:r>
    </w:p>
    <w:p w14:paraId="10D42D88" w14:textId="77777777" w:rsidR="00BA1D99" w:rsidRDefault="00BA1D99" w:rsidP="00BA1D99">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20"/>
          <w:szCs w:val="20"/>
          <w:lang w:val="en-GB"/>
        </w:rPr>
      </w:pPr>
    </w:p>
    <w:p w14:paraId="36E37BE5" w14:textId="77777777" w:rsidR="00BA1D99" w:rsidRDefault="00BA1D99" w:rsidP="00BA1D99">
      <w:pPr>
        <w:pStyle w:val="ListParagraph"/>
        <w:numPr>
          <w:ilvl w:val="1"/>
          <w:numId w:val="4"/>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rPr>
      </w:pPr>
      <w:r>
        <w:rPr>
          <w:rFonts w:ascii="STC Forward" w:eastAsia="Times New Roman" w:hAnsi="STC Forward" w:cs="STC Forward"/>
          <w:sz w:val="20"/>
          <w:szCs w:val="20"/>
          <w:lang w:val="en-GB"/>
        </w:rPr>
        <w:t xml:space="preserve">The Sponsor will not engage in any joint exploitation of the </w:t>
      </w:r>
      <w:r>
        <w:rPr>
          <w:rFonts w:ascii="STC Forward" w:eastAsia="Times New Roman" w:hAnsi="STC Forward" w:cs="STC Forward"/>
          <w:sz w:val="20"/>
          <w:szCs w:val="20"/>
        </w:rPr>
        <w:t>Rights</w:t>
      </w:r>
      <w:r>
        <w:rPr>
          <w:rFonts w:ascii="STC Forward" w:eastAsia="Times New Roman" w:hAnsi="STC Forward" w:cs="STC Forward"/>
          <w:sz w:val="20"/>
          <w:szCs w:val="20"/>
          <w:lang w:val="en-GB"/>
        </w:rPr>
        <w:t xml:space="preserve"> (or any of them) with any third party other than with the prior written consent of the Organiser and in strict accordance with the provisions of this Agreement.</w:t>
      </w:r>
      <w:bookmarkStart w:id="6" w:name="_TheSponsorWillNotEngageInAnyJointEx-371"/>
      <w:bookmarkEnd w:id="6"/>
      <w:r>
        <w:rPr>
          <w:rFonts w:ascii="STC Forward" w:eastAsia="Times New Roman" w:hAnsi="STC Forward" w:cs="STC Forward"/>
          <w:sz w:val="20"/>
          <w:szCs w:val="20"/>
          <w:lang w:val="en-GB"/>
        </w:rPr>
        <w:t xml:space="preserve"> </w:t>
      </w:r>
    </w:p>
    <w:p w14:paraId="5014D097" w14:textId="77777777" w:rsidR="00BA1D99" w:rsidRDefault="00BA1D99" w:rsidP="00BA1D99">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20"/>
          <w:szCs w:val="20"/>
        </w:rPr>
      </w:pPr>
    </w:p>
    <w:p w14:paraId="499306DF" w14:textId="77777777" w:rsidR="00BA1D99" w:rsidRDefault="00BA1D99" w:rsidP="00BA1D99">
      <w:pPr>
        <w:pStyle w:val="ListParagraph"/>
        <w:numPr>
          <w:ilvl w:val="1"/>
          <w:numId w:val="4"/>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rPr>
      </w:pPr>
      <w:r>
        <w:rPr>
          <w:rFonts w:ascii="STC Forward" w:eastAsia="Times New Roman" w:hAnsi="STC Forward" w:cs="STC Forward"/>
          <w:sz w:val="20"/>
          <w:szCs w:val="20"/>
          <w:lang w:val="en-GB"/>
        </w:rPr>
        <w:t xml:space="preserve">The Sponsor will promptly observe and comply with all instructions, directions or regulations issued by or on behalf of Organiser relating to the organisation, safety and image of the </w:t>
      </w:r>
      <w:r>
        <w:rPr>
          <w:rFonts w:ascii="STC Forward" w:eastAsia="Times New Roman" w:hAnsi="STC Forward" w:cs="STC Forward"/>
          <w:sz w:val="20"/>
          <w:szCs w:val="20"/>
        </w:rPr>
        <w:t>Event</w:t>
      </w:r>
      <w:r>
        <w:rPr>
          <w:rFonts w:ascii="STC Forward" w:eastAsia="Times New Roman" w:hAnsi="STC Forward" w:cs="STC Forward"/>
          <w:sz w:val="20"/>
          <w:szCs w:val="20"/>
          <w:lang w:val="en-GB"/>
        </w:rPr>
        <w:t xml:space="preserve"> including without limitation those of any authorised broadcaster and those relating to health and safety at the </w:t>
      </w:r>
      <w:r>
        <w:rPr>
          <w:rFonts w:ascii="STC Forward" w:eastAsia="Times New Roman" w:hAnsi="STC Forward" w:cs="STC Forward"/>
          <w:sz w:val="20"/>
          <w:szCs w:val="20"/>
        </w:rPr>
        <w:t>Venue</w:t>
      </w:r>
      <w:r>
        <w:rPr>
          <w:rFonts w:ascii="STC Forward" w:eastAsia="Times New Roman" w:hAnsi="STC Forward" w:cs="STC Forward"/>
          <w:sz w:val="20"/>
          <w:szCs w:val="20"/>
          <w:lang w:val="en-GB"/>
        </w:rPr>
        <w:t>.</w:t>
      </w:r>
      <w:bookmarkStart w:id="7" w:name="_TheSponsorWillPromptlyObserveAndCom-371"/>
      <w:bookmarkEnd w:id="7"/>
    </w:p>
    <w:p w14:paraId="287B86EF" w14:textId="77777777" w:rsidR="00BA1D99" w:rsidRDefault="00BA1D99" w:rsidP="00BA1D99">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eastAsia="Times New Roman" w:hAnsi="STC Forward" w:cs="STC Forward"/>
          <w:sz w:val="20"/>
          <w:szCs w:val="20"/>
        </w:rPr>
      </w:pPr>
    </w:p>
    <w:p w14:paraId="25F44436" w14:textId="77777777" w:rsidR="00BA1D99" w:rsidRDefault="00BA1D99" w:rsidP="00BA1D99">
      <w:pPr>
        <w:pStyle w:val="ListParagraph"/>
        <w:numPr>
          <w:ilvl w:val="1"/>
          <w:numId w:val="4"/>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rPr>
      </w:pPr>
      <w:r>
        <w:rPr>
          <w:rFonts w:ascii="STC Forward" w:eastAsia="Times New Roman" w:hAnsi="STC Forward" w:cs="STC Forward"/>
          <w:sz w:val="20"/>
          <w:szCs w:val="20"/>
          <w:lang w:val="en-GB"/>
        </w:rPr>
        <w:t xml:space="preserve">The Sponsor will not use any of the Organiser’s </w:t>
      </w:r>
      <w:bookmarkStart w:id="8" w:name="_9kR3WTr2664DEPK2unvphxGyqghDC36MU3i44IU"/>
      <w:r>
        <w:rPr>
          <w:rFonts w:ascii="STC Forward" w:eastAsia="Times New Roman" w:hAnsi="STC Forward" w:cs="STC Forward"/>
          <w:sz w:val="20"/>
          <w:szCs w:val="20"/>
        </w:rPr>
        <w:t>Intellectual Property Rights</w:t>
      </w:r>
      <w:bookmarkEnd w:id="8"/>
      <w:r>
        <w:rPr>
          <w:rFonts w:ascii="STC Forward" w:eastAsia="Times New Roman" w:hAnsi="STC Forward" w:cs="STC Forward"/>
          <w:sz w:val="20"/>
          <w:szCs w:val="20"/>
          <w:lang w:val="en-GB"/>
        </w:rPr>
        <w:t xml:space="preserve">, the </w:t>
      </w:r>
      <w:r>
        <w:rPr>
          <w:rFonts w:ascii="STC Forward" w:eastAsia="Times New Roman" w:hAnsi="STC Forward" w:cs="STC Forward"/>
          <w:sz w:val="20"/>
          <w:szCs w:val="20"/>
        </w:rPr>
        <w:t>Organiser Logo</w:t>
      </w:r>
      <w:r>
        <w:rPr>
          <w:rFonts w:ascii="STC Forward" w:eastAsia="Times New Roman" w:hAnsi="STC Forward" w:cs="STC Forward"/>
          <w:sz w:val="20"/>
          <w:szCs w:val="20"/>
          <w:lang w:val="en-GB"/>
        </w:rPr>
        <w:t xml:space="preserve">, the </w:t>
      </w:r>
      <w:r>
        <w:rPr>
          <w:rFonts w:ascii="STC Forward" w:eastAsia="Times New Roman" w:hAnsi="STC Forward" w:cs="STC Forward"/>
          <w:sz w:val="20"/>
          <w:szCs w:val="20"/>
        </w:rPr>
        <w:t>Event Logo</w:t>
      </w:r>
      <w:r>
        <w:rPr>
          <w:rFonts w:ascii="STC Forward" w:eastAsia="Times New Roman" w:hAnsi="STC Forward" w:cs="STC Forward"/>
          <w:sz w:val="20"/>
          <w:szCs w:val="20"/>
          <w:lang w:val="en-GB"/>
        </w:rPr>
        <w:t xml:space="preserve"> or the </w:t>
      </w:r>
      <w:r>
        <w:rPr>
          <w:rFonts w:ascii="STC Forward" w:eastAsia="Times New Roman" w:hAnsi="STC Forward" w:cs="STC Forward"/>
          <w:sz w:val="20"/>
          <w:szCs w:val="20"/>
        </w:rPr>
        <w:t>third-party Sponsor Logos</w:t>
      </w:r>
      <w:r>
        <w:rPr>
          <w:rFonts w:ascii="STC Forward" w:eastAsia="Times New Roman" w:hAnsi="STC Forward" w:cs="STC Forward"/>
          <w:sz w:val="20"/>
          <w:szCs w:val="20"/>
          <w:lang w:val="en-GB"/>
        </w:rPr>
        <w:t xml:space="preserve"> other than pursuant to the exercise of the Sponsorship </w:t>
      </w:r>
      <w:r>
        <w:rPr>
          <w:rFonts w:ascii="STC Forward" w:eastAsia="Times New Roman" w:hAnsi="STC Forward" w:cs="STC Forward"/>
          <w:sz w:val="20"/>
          <w:szCs w:val="20"/>
        </w:rPr>
        <w:t>Rights</w:t>
      </w:r>
      <w:r>
        <w:rPr>
          <w:rFonts w:ascii="STC Forward" w:eastAsia="Times New Roman" w:hAnsi="STC Forward" w:cs="STC Forward"/>
          <w:sz w:val="20"/>
          <w:szCs w:val="20"/>
          <w:lang w:val="en-GB"/>
        </w:rPr>
        <w:t xml:space="preserve"> and strictly in accordance with the </w:t>
      </w:r>
      <w:r>
        <w:rPr>
          <w:rFonts w:ascii="STC Forward" w:eastAsia="Times New Roman" w:hAnsi="STC Forward" w:cs="STC Forward"/>
          <w:sz w:val="20"/>
          <w:szCs w:val="20"/>
        </w:rPr>
        <w:t>Event Logo Guidelines</w:t>
      </w:r>
      <w:r>
        <w:rPr>
          <w:rFonts w:ascii="STC Forward" w:eastAsia="Times New Roman" w:hAnsi="STC Forward" w:cs="STC Forward"/>
          <w:sz w:val="20"/>
          <w:szCs w:val="20"/>
          <w:lang w:val="en-GB"/>
        </w:rPr>
        <w:t xml:space="preserve"> (including the use of any legal notices required by the Organiser) and any written instructions of the Organiser from time to time. This includes, without limitation, not registering marks confusingly similar to the </w:t>
      </w:r>
      <w:r>
        <w:rPr>
          <w:rFonts w:ascii="STC Forward" w:eastAsia="Times New Roman" w:hAnsi="STC Forward" w:cs="STC Forward"/>
          <w:sz w:val="20"/>
          <w:szCs w:val="20"/>
        </w:rPr>
        <w:t>Event Logo</w:t>
      </w:r>
      <w:r>
        <w:rPr>
          <w:rFonts w:ascii="STC Forward" w:eastAsia="Times New Roman" w:hAnsi="STC Forward" w:cs="STC Forward"/>
          <w:sz w:val="20"/>
          <w:szCs w:val="20"/>
          <w:lang w:val="en-GB"/>
        </w:rPr>
        <w:t xml:space="preserve"> as the Sponsor’s registered trademarks.</w:t>
      </w:r>
      <w:bookmarkStart w:id="9" w:name="_TheSponsorWillNotUseAnyOfTheOrganis-372"/>
      <w:bookmarkEnd w:id="9"/>
    </w:p>
    <w:p w14:paraId="26E986BD" w14:textId="77777777" w:rsidR="00BA1D99" w:rsidRDefault="00BA1D99" w:rsidP="00BA1D99">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eastAsia="Times New Roman" w:hAnsi="STC Forward" w:cs="STC Forward"/>
          <w:sz w:val="20"/>
          <w:szCs w:val="20"/>
        </w:rPr>
      </w:pPr>
    </w:p>
    <w:p w14:paraId="67E2C032" w14:textId="77777777" w:rsidR="00BA1D99" w:rsidRDefault="00BA1D99" w:rsidP="00BA1D99">
      <w:pPr>
        <w:pStyle w:val="ListParagraph"/>
        <w:numPr>
          <w:ilvl w:val="1"/>
          <w:numId w:val="4"/>
        </w:numPr>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rPr>
      </w:pPr>
      <w:r>
        <w:rPr>
          <w:rFonts w:ascii="STC Forward" w:eastAsia="Times New Roman" w:hAnsi="STC Forward" w:cs="STC Forward"/>
          <w:sz w:val="20"/>
          <w:szCs w:val="20"/>
          <w:lang w:val="en-GB"/>
        </w:rPr>
        <w:t xml:space="preserve">The Sponsor shall provide all reasonable assistance to the Organiser in relation to the Organiser’s commercial exploitation of the </w:t>
      </w:r>
      <w:r>
        <w:rPr>
          <w:rFonts w:ascii="STC Forward" w:eastAsia="Times New Roman" w:hAnsi="STC Forward" w:cs="STC Forward"/>
          <w:sz w:val="20"/>
          <w:szCs w:val="20"/>
        </w:rPr>
        <w:t>Rights</w:t>
      </w:r>
      <w:r>
        <w:rPr>
          <w:rFonts w:ascii="STC Forward" w:eastAsia="Times New Roman" w:hAnsi="STC Forward" w:cs="STC Forward"/>
          <w:sz w:val="20"/>
          <w:szCs w:val="20"/>
          <w:lang w:val="en-GB"/>
        </w:rPr>
        <w:t xml:space="preserve"> in connection with the </w:t>
      </w:r>
      <w:r>
        <w:rPr>
          <w:rFonts w:ascii="STC Forward" w:eastAsia="Times New Roman" w:hAnsi="STC Forward" w:cs="STC Forward"/>
          <w:sz w:val="20"/>
          <w:szCs w:val="20"/>
        </w:rPr>
        <w:t>Event</w:t>
      </w:r>
      <w:r>
        <w:rPr>
          <w:rFonts w:ascii="STC Forward" w:eastAsia="Times New Roman" w:hAnsi="STC Forward" w:cs="STC Forward"/>
          <w:sz w:val="20"/>
          <w:szCs w:val="20"/>
          <w:lang w:val="en-GB"/>
        </w:rPr>
        <w:t>.</w:t>
      </w:r>
      <w:bookmarkStart w:id="10" w:name="_1509118294-37895325"/>
      <w:bookmarkEnd w:id="10"/>
    </w:p>
    <w:p w14:paraId="00F43F92" w14:textId="77777777" w:rsidR="00BA1D99" w:rsidRDefault="00BA1D99" w:rsidP="00BA1D99">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eastAsia="Times New Roman" w:hAnsi="STC Forward" w:cs="STC Forward"/>
          <w:sz w:val="20"/>
          <w:szCs w:val="20"/>
        </w:rPr>
      </w:pPr>
    </w:p>
    <w:p w14:paraId="35376BC1" w14:textId="77777777" w:rsidR="00BA1D99" w:rsidRDefault="00BA1D99" w:rsidP="00BA1D99">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20"/>
          <w:szCs w:val="20"/>
          <w:lang w:val="en-GB"/>
        </w:rPr>
      </w:pPr>
      <w:commentRangeStart w:id="11"/>
      <w:commentRangeEnd w:id="11"/>
      <w:r>
        <w:rPr>
          <w:rStyle w:val="CommentReference"/>
        </w:rPr>
        <w:commentReference w:id="11"/>
      </w:r>
    </w:p>
    <w:p w14:paraId="2A2D88EF" w14:textId="77777777" w:rsidR="00BA1D99" w:rsidRDefault="00BA1D99" w:rsidP="00BA1D99">
      <w:pPr>
        <w:pStyle w:val="HTMLPreformatted"/>
        <w:numPr>
          <w:ilvl w:val="0"/>
          <w:numId w:val="2"/>
        </w:numPr>
        <w:spacing w:before="240" w:after="240"/>
        <w:ind w:hanging="450"/>
        <w:jc w:val="both"/>
        <w:rPr>
          <w:rFonts w:ascii="STC Forward" w:hAnsi="STC Forward" w:cs="STC Forward"/>
          <w:b/>
          <w:bCs/>
          <w:color w:val="000000" w:themeColor="text1"/>
          <w:sz w:val="22"/>
          <w:szCs w:val="22"/>
          <w:lang w:val="en-GB"/>
        </w:rPr>
      </w:pPr>
      <w:r>
        <w:rPr>
          <w:rFonts w:ascii="STC Forward" w:hAnsi="STC Forward" w:cs="STC Forward"/>
          <w:b/>
          <w:bCs/>
          <w:color w:val="000000" w:themeColor="text1"/>
          <w:sz w:val="22"/>
          <w:szCs w:val="22"/>
          <w:lang w:val="en-GB"/>
        </w:rPr>
        <w:t>ORGANIZER OBLIGATIONS</w:t>
      </w:r>
    </w:p>
    <w:p w14:paraId="2FEAF22F" w14:textId="77777777" w:rsidR="00BA1D99" w:rsidRDefault="00BA1D99" w:rsidP="00BA1D99">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The Organizer shall</w:t>
      </w:r>
    </w:p>
    <w:p w14:paraId="6359BD7E" w14:textId="77777777" w:rsidR="00BA1D99" w:rsidRDefault="00BA1D99" w:rsidP="00BA1D9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16"/>
          <w:szCs w:val="16"/>
          <w:lang w:val="en-GB"/>
        </w:rPr>
      </w:pPr>
    </w:p>
    <w:p w14:paraId="04C766C0" w14:textId="77777777" w:rsidR="00BA1D99" w:rsidRDefault="00BA1D99" w:rsidP="00BA1D99">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Deliver or procure the delivery of the Sponsorship Rights to the Sponsor on time without any delay or obstruction;</w:t>
      </w:r>
    </w:p>
    <w:p w14:paraId="70BD98FB" w14:textId="77777777" w:rsidR="00BA1D99" w:rsidRDefault="00BA1D99" w:rsidP="00BA1D9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10"/>
          <w:szCs w:val="10"/>
          <w:lang w:val="en-GB"/>
        </w:rPr>
      </w:pPr>
    </w:p>
    <w:p w14:paraId="34A2CF18" w14:textId="77777777" w:rsidR="00BA1D99" w:rsidRDefault="00BA1D99" w:rsidP="00BA1D99">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Use its reasonable endeavours to procure that the Event is conducted in accordance with good industry practice.;</w:t>
      </w:r>
    </w:p>
    <w:p w14:paraId="64EF9393" w14:textId="77777777" w:rsidR="00BA1D99" w:rsidRDefault="00BA1D99" w:rsidP="00BA1D9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10"/>
          <w:szCs w:val="10"/>
          <w:lang w:val="en-GB"/>
        </w:rPr>
      </w:pPr>
    </w:p>
    <w:p w14:paraId="55FD4FA9" w14:textId="77777777" w:rsidR="00BA1D99" w:rsidRDefault="00BA1D99" w:rsidP="00BA1D9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Uphold the Sponsor’s good name, image and reputation;</w:t>
      </w:r>
    </w:p>
    <w:p w14:paraId="71E5D764" w14:textId="77777777" w:rsidR="00BA1D99" w:rsidRDefault="00BA1D99" w:rsidP="00BA1D9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12"/>
          <w:szCs w:val="12"/>
          <w:lang w:val="en-GB"/>
        </w:rPr>
      </w:pPr>
    </w:p>
    <w:p w14:paraId="1984FEBB" w14:textId="77777777" w:rsidR="00BA1D99" w:rsidRDefault="00BA1D99" w:rsidP="00BA1D99">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 xml:space="preserve">Comply with all Applicable Laws relevant to the exercise of its rights and the performance of its obligations under this Agreement </w:t>
      </w:r>
    </w:p>
    <w:p w14:paraId="1E2D18E3" w14:textId="77777777" w:rsidR="00BA1D99" w:rsidRDefault="00BA1D99" w:rsidP="00BA1D99">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 xml:space="preserve">use its reasonable endeavours to deliver or ensure the delivery of each and all of the Sponsorship Rights to the </w:t>
      </w:r>
      <w:bookmarkStart w:id="12" w:name="_1508932088-38657358"/>
      <w:bookmarkEnd w:id="12"/>
      <w:r>
        <w:rPr>
          <w:rFonts w:ascii="STC Forward" w:eastAsia="Times New Roman" w:hAnsi="STC Forward" w:cs="STC Forward"/>
          <w:sz w:val="20"/>
          <w:szCs w:val="20"/>
          <w:lang w:val="en-GB"/>
        </w:rPr>
        <w:t>Sponsor.</w:t>
      </w:r>
    </w:p>
    <w:p w14:paraId="432084D9" w14:textId="77777777" w:rsidR="00BA1D99" w:rsidRDefault="00BA1D99" w:rsidP="00BA1D9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20"/>
          <w:szCs w:val="20"/>
          <w:lang w:val="en-GB"/>
        </w:rPr>
      </w:pPr>
    </w:p>
    <w:p w14:paraId="51953E24" w14:textId="77777777" w:rsidR="00BA1D99" w:rsidRDefault="00BA1D99" w:rsidP="00BA1D99">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lastRenderedPageBreak/>
        <w:t xml:space="preserve">Other than what is permitted under this Agreement, not publish to the public any content that includes the Sponsor Marks or announcement of the signature of this Agreement without obtaining the written consent of the Sponsor. </w:t>
      </w:r>
    </w:p>
    <w:p w14:paraId="657DC597" w14:textId="77777777" w:rsidR="00BA1D99" w:rsidRDefault="00BA1D99" w:rsidP="00BA1D99">
      <w:pPr>
        <w:pStyle w:val="HTMLPreformatted"/>
        <w:numPr>
          <w:ilvl w:val="0"/>
          <w:numId w:val="2"/>
        </w:numPr>
        <w:spacing w:before="240" w:after="240"/>
        <w:ind w:hanging="450"/>
        <w:jc w:val="both"/>
        <w:rPr>
          <w:rFonts w:ascii="STC Forward" w:hAnsi="STC Forward" w:cs="STC Forward"/>
          <w:b/>
          <w:bCs/>
          <w:color w:val="000000" w:themeColor="text1"/>
          <w:sz w:val="22"/>
          <w:szCs w:val="22"/>
          <w:lang w:val="en-GB"/>
        </w:rPr>
      </w:pPr>
      <w:commentRangeStart w:id="13"/>
      <w:r>
        <w:rPr>
          <w:rFonts w:ascii="STC Forward" w:hAnsi="STC Forward" w:cs="STC Forward"/>
          <w:b/>
          <w:bCs/>
          <w:color w:val="000000" w:themeColor="text1"/>
          <w:sz w:val="22"/>
          <w:szCs w:val="22"/>
          <w:lang w:val="en-GB"/>
        </w:rPr>
        <w:t>EXCLUSIVITY</w:t>
      </w:r>
      <w:r>
        <w:rPr>
          <w:rStyle w:val="FootnoteReference"/>
          <w:rFonts w:ascii="STC Forward" w:hAnsi="STC Forward" w:cs="STC Forward"/>
          <w:b/>
          <w:bCs/>
          <w:color w:val="000000" w:themeColor="text1"/>
          <w:sz w:val="22"/>
          <w:szCs w:val="22"/>
          <w:lang w:val="en-GB"/>
        </w:rPr>
        <w:footnoteReference w:id="1"/>
      </w:r>
      <w:r>
        <w:rPr>
          <w:rFonts w:ascii="STC Forward" w:hAnsi="STC Forward" w:cs="STC Forward"/>
          <w:b/>
          <w:bCs/>
          <w:color w:val="000000" w:themeColor="text1"/>
          <w:sz w:val="22"/>
          <w:szCs w:val="22"/>
          <w:lang w:val="en-GB"/>
        </w:rPr>
        <w:t xml:space="preserve"> </w:t>
      </w:r>
    </w:p>
    <w:p w14:paraId="25121BE2" w14:textId="77777777" w:rsidR="00BA1D99" w:rsidRDefault="00BA1D99" w:rsidP="00BA1D99">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hAnsi="STC Forward" w:cs="STC Forward"/>
          <w:lang w:val="en-GB"/>
        </w:rPr>
        <w:t xml:space="preserve">The Organizer acknowledges and agrees that the Sponsorship Rights given under this Agreement are exclusive to the Sponsor and that Sponsor will act as the exclusive sponsor </w:t>
      </w:r>
      <w:commentRangeStart w:id="15"/>
      <w:r>
        <w:rPr>
          <w:rFonts w:ascii="STC Forward" w:hAnsi="STC Forward" w:cs="STC Forward"/>
          <w:lang w:val="en-GB"/>
        </w:rPr>
        <w:t xml:space="preserve">for the Sponsorship Rights given under this Agreement </w:t>
      </w:r>
      <w:commentRangeEnd w:id="15"/>
      <w:r>
        <w:rPr>
          <w:rStyle w:val="CommentReference"/>
        </w:rPr>
        <w:commentReference w:id="15"/>
      </w:r>
      <w:r>
        <w:rPr>
          <w:rStyle w:val="FootnoteReference"/>
          <w:rFonts w:ascii="STC Forward" w:hAnsi="STC Forward" w:cs="STC Forward"/>
          <w:lang w:val="en-GB"/>
        </w:rPr>
        <w:footnoteReference w:id="2"/>
      </w:r>
      <w:r>
        <w:rPr>
          <w:rFonts w:ascii="STC Forward" w:hAnsi="STC Forward" w:cs="STC Forward"/>
          <w:lang w:val="en-GB"/>
        </w:rPr>
        <w:t>. The Organizer further acknowledges and agrees that this Agreement shall not preclude the Sponsor from entering into other sponsorship agreements or similar arrangements.</w:t>
      </w:r>
      <w:commentRangeEnd w:id="13"/>
      <w:r>
        <w:rPr>
          <w:rStyle w:val="CommentReference"/>
        </w:rPr>
        <w:commentReference w:id="13"/>
      </w:r>
    </w:p>
    <w:p w14:paraId="42C46167" w14:textId="77777777" w:rsidR="00BA1D99" w:rsidRDefault="00BA1D99" w:rsidP="00BA1D99">
      <w:pPr>
        <w:pStyle w:val="HTMLPreformatted"/>
        <w:numPr>
          <w:ilvl w:val="0"/>
          <w:numId w:val="2"/>
        </w:numPr>
        <w:spacing w:before="240" w:after="240"/>
        <w:ind w:hanging="450"/>
        <w:jc w:val="both"/>
        <w:rPr>
          <w:rFonts w:ascii="STC Forward" w:hAnsi="STC Forward" w:cs="STC Forward"/>
          <w:b/>
          <w:bCs/>
          <w:color w:val="000000" w:themeColor="text1"/>
          <w:sz w:val="22"/>
          <w:szCs w:val="22"/>
          <w:lang w:val="en-GB"/>
        </w:rPr>
      </w:pPr>
      <w:r>
        <w:rPr>
          <w:rFonts w:ascii="STC Forward" w:hAnsi="STC Forward" w:cs="STC Forward"/>
          <w:b/>
          <w:bCs/>
          <w:color w:val="000000" w:themeColor="text1"/>
          <w:sz w:val="22"/>
          <w:szCs w:val="22"/>
          <w:lang w:val="en-GB"/>
        </w:rPr>
        <w:t>INTELLECTUAL PROPERTY AND USE OF MARKS</w:t>
      </w:r>
    </w:p>
    <w:p w14:paraId="02D97E05" w14:textId="77777777" w:rsidR="00BA1D99" w:rsidRDefault="00BA1D99" w:rsidP="00BA1D99">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Each Party retains all ownership, right, title, goodwill and interest in and to all its trademarks, service marks, trade names, copyrights, and other intellectual property rights.</w:t>
      </w:r>
    </w:p>
    <w:p w14:paraId="6CC431DF" w14:textId="77777777" w:rsidR="00BA1D99" w:rsidRDefault="00BA1D99" w:rsidP="00BA1D9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12"/>
          <w:szCs w:val="12"/>
          <w:lang w:val="en-GB"/>
        </w:rPr>
      </w:pPr>
    </w:p>
    <w:p w14:paraId="3DBA30B9" w14:textId="77777777" w:rsidR="00BA1D99" w:rsidRDefault="00BA1D99" w:rsidP="00BA1D99">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 xml:space="preserve">The Sponsor hereby grants the Organizer a non-exclusive, non-transferable, revocable, and royalty-free license to use the Sponsor Marks </w:t>
      </w:r>
      <w:r>
        <w:rPr>
          <w:rFonts w:ascii="STC Forward" w:eastAsia="Times New Roman" w:hAnsi="STC Forward" w:cs="STC Forward"/>
          <w:sz w:val="20"/>
          <w:szCs w:val="20"/>
        </w:rPr>
        <w:t>solely</w:t>
      </w:r>
      <w:r>
        <w:rPr>
          <w:rFonts w:ascii="STC Forward" w:eastAsia="Times New Roman" w:hAnsi="STC Forward" w:cs="STC Forward"/>
          <w:sz w:val="20"/>
          <w:szCs w:val="20"/>
          <w:lang w:val="en-GB"/>
        </w:rPr>
        <w:t xml:space="preserve"> as specifically required by the Organizer to fulfil its obligations under this Agreement and in accordance with any written guidelines to use the Sponsor Marks under this Agreement. Upon termination or expiry of this Agreement, the Organizer shall immediately cease from all further use of the Sponsor Marks. </w:t>
      </w:r>
    </w:p>
    <w:p w14:paraId="2AEC0B97" w14:textId="77777777" w:rsidR="00BA1D99" w:rsidRDefault="00BA1D99" w:rsidP="00BA1D9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12"/>
          <w:szCs w:val="12"/>
          <w:lang w:val="en-GB"/>
        </w:rPr>
      </w:pPr>
    </w:p>
    <w:p w14:paraId="3C85664A" w14:textId="77777777" w:rsidR="00BA1D99" w:rsidRDefault="00BA1D99" w:rsidP="00BA1D99">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 xml:space="preserve">The Organizer hereby warrants that, Organiser is the sole owner of or controls all Intellectual Property Rights in the Organizer Marks and the Event Logo and grants the Sponsor a non-exclusive, and royalty free license to use the Organizer Marks and the Event Logo </w:t>
      </w:r>
      <w:r>
        <w:rPr>
          <w:rFonts w:ascii="STC Forward" w:eastAsia="Times New Roman" w:hAnsi="STC Forward" w:cs="STC Forward"/>
          <w:sz w:val="20"/>
          <w:szCs w:val="20"/>
        </w:rPr>
        <w:t>solely</w:t>
      </w:r>
      <w:r>
        <w:rPr>
          <w:rFonts w:ascii="STC Forward" w:eastAsia="Times New Roman" w:hAnsi="STC Forward" w:cs="STC Forward"/>
          <w:sz w:val="20"/>
          <w:szCs w:val="20"/>
          <w:lang w:val="en-GB"/>
        </w:rPr>
        <w:t xml:space="preserve"> as specifically required by the Sponsor to fulfil its obligations under this Agreement during the Term of this Agreement and in accordance with any written guidelines to use the Organizer Marks under this Agreement. Upon termination or expiry of this Agreement, the Sponsor shall immediately cease from all further use of the Intellectual Property Rights .</w:t>
      </w:r>
    </w:p>
    <w:p w14:paraId="64B1F4D4" w14:textId="77777777" w:rsidR="00BA1D99" w:rsidRDefault="00BA1D99" w:rsidP="00BA1D9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12"/>
          <w:szCs w:val="12"/>
          <w:lang w:val="en-GB"/>
        </w:rPr>
      </w:pPr>
    </w:p>
    <w:p w14:paraId="1A0A61F4" w14:textId="77777777" w:rsidR="00BA1D99" w:rsidRDefault="00BA1D99" w:rsidP="00BA1D99">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All intellectual property rights in and to any materials produced for the Event by or on behalf of the Organizer or jointly by the Organizer and the Sponsor shall, with the exception of the Sponsor’s Marks, be the sole and exclusive property of the Organizer.</w:t>
      </w:r>
    </w:p>
    <w:p w14:paraId="1B5C8790" w14:textId="77777777" w:rsidR="00BA1D99" w:rsidRDefault="00BA1D99" w:rsidP="00BA1D9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12"/>
          <w:szCs w:val="12"/>
          <w:lang w:val="en-GB"/>
        </w:rPr>
      </w:pPr>
    </w:p>
    <w:p w14:paraId="47C96273" w14:textId="77777777" w:rsidR="00BA1D99" w:rsidRDefault="00BA1D99" w:rsidP="00BA1D99">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The provisions of this Article 9 are continuing and shall survive the expiry or termination of this Agreement.</w:t>
      </w:r>
    </w:p>
    <w:p w14:paraId="13D2A607" w14:textId="77777777" w:rsidR="00BA1D99" w:rsidRDefault="00BA1D99" w:rsidP="00BA1D99">
      <w:pPr>
        <w:pStyle w:val="HTMLPreformatted"/>
        <w:numPr>
          <w:ilvl w:val="0"/>
          <w:numId w:val="2"/>
        </w:numPr>
        <w:spacing w:before="240" w:after="240"/>
        <w:ind w:hanging="450"/>
        <w:jc w:val="both"/>
        <w:rPr>
          <w:rFonts w:ascii="STC Forward" w:hAnsi="STC Forward" w:cs="STC Forward"/>
          <w:b/>
          <w:bCs/>
          <w:color w:val="000000" w:themeColor="text1"/>
          <w:sz w:val="22"/>
          <w:szCs w:val="22"/>
          <w:lang w:val="en-GB"/>
        </w:rPr>
      </w:pPr>
      <w:r>
        <w:rPr>
          <w:rFonts w:ascii="STC Forward" w:hAnsi="STC Forward" w:cs="STC Forward"/>
          <w:b/>
          <w:bCs/>
          <w:color w:val="000000" w:themeColor="text1"/>
          <w:sz w:val="22"/>
          <w:szCs w:val="22"/>
          <w:lang w:val="en-GB"/>
        </w:rPr>
        <w:t xml:space="preserve">WARRANTIES </w:t>
      </w:r>
    </w:p>
    <w:p w14:paraId="133822A1" w14:textId="77777777" w:rsidR="00BA1D99" w:rsidRDefault="00BA1D99" w:rsidP="00BA1D99">
      <w:pPr>
        <w:pStyle w:val="HTMLPreformatted"/>
        <w:numPr>
          <w:ilvl w:val="1"/>
          <w:numId w:val="2"/>
        </w:numPr>
        <w:ind w:hanging="2520"/>
        <w:jc w:val="both"/>
        <w:rPr>
          <w:rFonts w:ascii="STC Forward" w:hAnsi="STC Forward" w:cs="STC Forward"/>
          <w:color w:val="000000" w:themeColor="text1"/>
          <w:lang w:val="en-GB"/>
        </w:rPr>
      </w:pPr>
      <w:r>
        <w:rPr>
          <w:rFonts w:ascii="STC Forward" w:hAnsi="STC Forward" w:cs="STC Forward"/>
          <w:color w:val="000000" w:themeColor="text1"/>
          <w:lang w:val="en-GB"/>
        </w:rPr>
        <w:t>The Organizer represents and warrants that</w:t>
      </w:r>
    </w:p>
    <w:p w14:paraId="6B9523EC" w14:textId="77777777" w:rsidR="00BA1D99" w:rsidRDefault="00BA1D99" w:rsidP="00BA1D99">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00" w:right="60" w:hanging="99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It has the full right and legal authority to enter into and fully perform this Agreement in accordance with its terms without violating the rights of any third party;</w:t>
      </w:r>
    </w:p>
    <w:p w14:paraId="538FFFBB" w14:textId="77777777" w:rsidR="00BA1D99" w:rsidRDefault="00BA1D99" w:rsidP="00BA1D9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00" w:right="60"/>
        <w:jc w:val="both"/>
        <w:rPr>
          <w:rFonts w:ascii="STC Forward" w:eastAsia="Times New Roman" w:hAnsi="STC Forward" w:cs="STC Forward"/>
          <w:sz w:val="12"/>
          <w:szCs w:val="12"/>
          <w:lang w:val="en-GB"/>
        </w:rPr>
      </w:pPr>
    </w:p>
    <w:p w14:paraId="56529175" w14:textId="77777777" w:rsidR="00BA1D99" w:rsidRDefault="00BA1D99" w:rsidP="00BA1D99">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00" w:right="60" w:hanging="99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Organizer's Marks do not infringe any third party's intellectual property rights;</w:t>
      </w:r>
    </w:p>
    <w:p w14:paraId="38A31E41" w14:textId="77777777" w:rsidR="00BA1D99" w:rsidRDefault="00BA1D99" w:rsidP="00BA1D9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00" w:right="60"/>
        <w:jc w:val="both"/>
        <w:rPr>
          <w:rFonts w:ascii="STC Forward" w:eastAsia="Times New Roman" w:hAnsi="STC Forward" w:cs="STC Forward"/>
          <w:sz w:val="10"/>
          <w:szCs w:val="10"/>
          <w:lang w:val="en-GB"/>
        </w:rPr>
      </w:pPr>
    </w:p>
    <w:p w14:paraId="64CC7AE7" w14:textId="77777777" w:rsidR="00BA1D99" w:rsidRDefault="00BA1D99" w:rsidP="00BA1D99">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00" w:right="60" w:hanging="990"/>
        <w:jc w:val="both"/>
        <w:rPr>
          <w:rFonts w:ascii="STC Forward" w:eastAsia="Times New Roman" w:hAnsi="STC Forward" w:cs="STC Forward"/>
          <w:sz w:val="20"/>
          <w:szCs w:val="20"/>
          <w:lang w:val="en-GB"/>
        </w:rPr>
      </w:pPr>
      <w:r>
        <w:rPr>
          <w:rFonts w:ascii="STC Forward" w:eastAsia="Times New Roman" w:hAnsi="STC Forward" w:cs="STC Forward"/>
          <w:sz w:val="20"/>
          <w:szCs w:val="20"/>
        </w:rPr>
        <w:t>All authorizations, approvals, consents, licenses, assignments, exemptions, and other matters required or advisable in connection with the Event and the performance of its obligations under this Agreement, have been obtained and shall also be maintained for the entire Term</w:t>
      </w:r>
      <w:r>
        <w:rPr>
          <w:rFonts w:ascii="STC Forward" w:eastAsia="Times New Roman" w:hAnsi="STC Forward" w:cs="STC Forward"/>
          <w:sz w:val="20"/>
          <w:szCs w:val="20"/>
          <w:lang w:val="en-GB"/>
        </w:rPr>
        <w:t>; and</w:t>
      </w:r>
    </w:p>
    <w:p w14:paraId="1393E136" w14:textId="77777777" w:rsidR="00BA1D99" w:rsidRDefault="00BA1D99" w:rsidP="00BA1D9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00" w:right="60"/>
        <w:jc w:val="both"/>
        <w:rPr>
          <w:rFonts w:ascii="STC Forward" w:eastAsia="Times New Roman" w:hAnsi="STC Forward" w:cs="STC Forward"/>
          <w:sz w:val="10"/>
          <w:szCs w:val="10"/>
          <w:lang w:val="en-GB"/>
        </w:rPr>
      </w:pPr>
    </w:p>
    <w:p w14:paraId="2B33A0AC" w14:textId="77777777" w:rsidR="00BA1D99" w:rsidRDefault="00BA1D99" w:rsidP="00BA1D99">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00" w:right="60" w:hanging="99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It will comply with all Applicable Laws, regulations, and ordinances pertaining to the promotion and conduct of the Event.</w:t>
      </w:r>
    </w:p>
    <w:p w14:paraId="76A7A7F8" w14:textId="77777777" w:rsidR="00BA1D99" w:rsidRDefault="00BA1D99" w:rsidP="00BA1D99">
      <w:pPr>
        <w:pStyle w:val="HTMLPreformatted"/>
        <w:numPr>
          <w:ilvl w:val="1"/>
          <w:numId w:val="2"/>
        </w:numPr>
        <w:spacing w:after="240"/>
        <w:ind w:hanging="2520"/>
        <w:jc w:val="both"/>
        <w:rPr>
          <w:rFonts w:ascii="STC Forward" w:hAnsi="STC Forward" w:cs="STC Forward"/>
          <w:color w:val="000000" w:themeColor="text1"/>
          <w:lang w:val="en-GB"/>
        </w:rPr>
      </w:pPr>
      <w:r>
        <w:rPr>
          <w:rFonts w:ascii="STC Forward" w:hAnsi="STC Forward" w:cs="STC Forward"/>
          <w:color w:val="000000" w:themeColor="text1"/>
          <w:lang w:val="en-GB"/>
        </w:rPr>
        <w:lastRenderedPageBreak/>
        <w:t>Sponsor represents and warrants that</w:t>
      </w:r>
    </w:p>
    <w:p w14:paraId="18E3CBDC" w14:textId="77777777" w:rsidR="00BA1D99" w:rsidRDefault="00BA1D99" w:rsidP="00BA1D99">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jc w:val="both"/>
        <w:rPr>
          <w:rFonts w:ascii="STC Forward" w:eastAsia="Times New Roman" w:hAnsi="STC Forward" w:cs="STC Forward"/>
          <w:vanish/>
          <w:sz w:val="20"/>
          <w:szCs w:val="20"/>
          <w:lang w:val="en-GB"/>
        </w:rPr>
      </w:pPr>
    </w:p>
    <w:p w14:paraId="761066A6" w14:textId="77777777" w:rsidR="00BA1D99" w:rsidRDefault="00BA1D99" w:rsidP="00BA1D99">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It has the full right and legal authority to enter into and fully perform this Agreement in accordance with its terms without violating the rights of any third party.</w:t>
      </w:r>
    </w:p>
    <w:p w14:paraId="6E3EE331" w14:textId="77777777" w:rsidR="00BA1D99" w:rsidRDefault="00BA1D99" w:rsidP="00BA1D9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12"/>
          <w:szCs w:val="12"/>
          <w:lang w:val="en-GB"/>
        </w:rPr>
      </w:pPr>
    </w:p>
    <w:p w14:paraId="7D9EB66C" w14:textId="77777777" w:rsidR="00BA1D99" w:rsidRDefault="00BA1D99" w:rsidP="00BA1D99">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It owns or is solely entitle dot use the Sponsor Mark and other material supplied to the Organiser in relation to this Agreement and Sponsor's Marks do not infringe any third party's intellectual property rights, or other rights of any third party.</w:t>
      </w:r>
    </w:p>
    <w:p w14:paraId="4CC95587" w14:textId="77777777" w:rsidR="00BA1D99" w:rsidRDefault="00BA1D99" w:rsidP="00BA1D9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12"/>
          <w:szCs w:val="12"/>
          <w:lang w:val="en-GB"/>
        </w:rPr>
      </w:pPr>
    </w:p>
    <w:p w14:paraId="62E30577" w14:textId="77777777" w:rsidR="00BA1D99" w:rsidRDefault="00BA1D99" w:rsidP="00BA1D99">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It has all government licenses, permits, or other authorization necessary to conduct its obligations under this Agreement. The Sponsor acknowledges and undertakes that the credentials, personal data, licenses, permits, or any documents related to the performance of this Agreement, as submitted by the Sponsor, are valid, not suspended, and not pending any sub-judice. These documents are renewed or validated as required before their expiration. In case of any regulations affecting the submitted credentials, the Sponsor will promptly inform the Second Party in writing in advance.</w:t>
      </w:r>
    </w:p>
    <w:p w14:paraId="3A5595E0" w14:textId="77777777" w:rsidR="00BA1D99" w:rsidRDefault="00BA1D99" w:rsidP="00BA1D9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4"/>
          <w:szCs w:val="4"/>
          <w:lang w:val="en-GB"/>
        </w:rPr>
      </w:pPr>
    </w:p>
    <w:p w14:paraId="00637E95" w14:textId="77777777" w:rsidR="00BA1D99" w:rsidRDefault="00BA1D99" w:rsidP="00BA1D99">
      <w:pPr>
        <w:pStyle w:val="HTMLPreformatted"/>
        <w:numPr>
          <w:ilvl w:val="0"/>
          <w:numId w:val="2"/>
        </w:numPr>
        <w:spacing w:before="240" w:after="240"/>
        <w:ind w:hanging="450"/>
        <w:jc w:val="both"/>
        <w:rPr>
          <w:rFonts w:ascii="STC Forward" w:hAnsi="STC Forward" w:cs="STC Forward"/>
          <w:b/>
          <w:bCs/>
          <w:color w:val="000000" w:themeColor="text1"/>
          <w:sz w:val="22"/>
          <w:szCs w:val="22"/>
          <w:lang w:val="en-GB"/>
        </w:rPr>
      </w:pPr>
      <w:commentRangeStart w:id="17"/>
      <w:r>
        <w:rPr>
          <w:rFonts w:ascii="STC Forward" w:hAnsi="STC Forward" w:cs="STC Forward"/>
          <w:b/>
          <w:bCs/>
          <w:color w:val="000000" w:themeColor="text1"/>
          <w:sz w:val="22"/>
          <w:szCs w:val="22"/>
          <w:lang w:val="en-GB"/>
        </w:rPr>
        <w:t xml:space="preserve">TAX AND ZAKAT </w:t>
      </w:r>
      <w:commentRangeEnd w:id="17"/>
      <w:r>
        <w:rPr>
          <w:rStyle w:val="CommentReference"/>
          <w:rFonts w:eastAsiaTheme="minorHAnsi"/>
        </w:rPr>
        <w:commentReference w:id="17"/>
      </w:r>
    </w:p>
    <w:p w14:paraId="03FBC332" w14:textId="77777777" w:rsidR="00BA1D99" w:rsidRDefault="00BA1D99" w:rsidP="00BA1D99">
      <w:pPr>
        <w:pStyle w:val="Default"/>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
        <w:ind w:left="990" w:hanging="1080"/>
        <w:jc w:val="both"/>
        <w:rPr>
          <w:rFonts w:ascii="STC Forward" w:eastAsia="Times New Roman" w:hAnsi="STC Forward" w:cs="STC Forward"/>
          <w:color w:val="auto"/>
          <w:sz w:val="20"/>
          <w:szCs w:val="20"/>
          <w:lang w:val="en-GB"/>
        </w:rPr>
      </w:pPr>
      <w:r>
        <w:rPr>
          <w:rFonts w:ascii="STC Forward" w:eastAsia="Times New Roman" w:hAnsi="STC Forward" w:cs="STC Forward"/>
          <w:color w:val="auto"/>
          <w:sz w:val="20"/>
          <w:szCs w:val="20"/>
          <w:lang w:val="en-GB"/>
        </w:rPr>
        <w:t>The Organizer undertakes that it assumes all responsibility for paying due Taxes and/or zakat to the Zakat, Tax and Customs Authority (the "</w:t>
      </w:r>
      <w:r>
        <w:rPr>
          <w:rFonts w:ascii="STC Forward" w:eastAsia="Times New Roman" w:hAnsi="STC Forward" w:cs="STC Forward"/>
          <w:b/>
          <w:bCs/>
          <w:color w:val="auto"/>
          <w:sz w:val="20"/>
          <w:szCs w:val="20"/>
          <w:lang w:val="en-GB"/>
        </w:rPr>
        <w:t>ZATCA</w:t>
      </w:r>
      <w:r>
        <w:rPr>
          <w:rFonts w:ascii="STC Forward" w:eastAsia="Times New Roman" w:hAnsi="STC Forward" w:cs="STC Forward"/>
          <w:color w:val="auto"/>
          <w:sz w:val="20"/>
          <w:szCs w:val="20"/>
          <w:lang w:val="en-GB"/>
        </w:rPr>
        <w:t xml:space="preserve">") on its amounts and due times. </w:t>
      </w:r>
    </w:p>
    <w:p w14:paraId="6C7BF6F5" w14:textId="77777777" w:rsidR="00BA1D99" w:rsidRDefault="00BA1D99" w:rsidP="00BA1D99">
      <w:pPr>
        <w:pStyle w:val="Defaul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
        <w:ind w:left="990" w:hanging="1080"/>
        <w:jc w:val="both"/>
        <w:rPr>
          <w:rFonts w:ascii="STC Forward" w:eastAsia="Times New Roman" w:hAnsi="STC Forward" w:cs="STC Forward"/>
          <w:color w:val="auto"/>
          <w:sz w:val="10"/>
          <w:szCs w:val="10"/>
          <w:lang w:val="en-GB"/>
        </w:rPr>
      </w:pPr>
    </w:p>
    <w:p w14:paraId="6ABDFA24" w14:textId="77777777" w:rsidR="00BA1D99" w:rsidRDefault="00BA1D99" w:rsidP="00BA1D99">
      <w:pPr>
        <w:pStyle w:val="Default"/>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
        <w:ind w:left="990" w:hanging="1080"/>
        <w:jc w:val="both"/>
        <w:rPr>
          <w:rFonts w:ascii="STC Forward" w:eastAsia="Times New Roman" w:hAnsi="STC Forward" w:cs="STC Forward"/>
          <w:color w:val="auto"/>
          <w:sz w:val="20"/>
          <w:szCs w:val="20"/>
          <w:lang w:val="en-GB"/>
        </w:rPr>
      </w:pPr>
      <w:r>
        <w:rPr>
          <w:rFonts w:ascii="STC Forward" w:eastAsia="Times New Roman" w:hAnsi="STC Forward" w:cs="STC Forward"/>
          <w:color w:val="auto"/>
          <w:sz w:val="20"/>
          <w:szCs w:val="20"/>
          <w:lang w:val="en-GB"/>
        </w:rPr>
        <w:t>The Organizer acknowledges that all Fees (if applicable) under this Agreement are inclusive all Taxes (except Value Added Tax “VAT”) tariffs and customs duties whatever kind. The Organizer may not charge the Sponsor any additional costs relevant to its tax burden.</w:t>
      </w:r>
    </w:p>
    <w:p w14:paraId="153228BF" w14:textId="77777777" w:rsidR="00BA1D99" w:rsidRDefault="00BA1D99" w:rsidP="00BA1D99">
      <w:pPr>
        <w:pStyle w:val="Defaul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
        <w:ind w:left="990" w:hanging="1080"/>
        <w:jc w:val="both"/>
        <w:rPr>
          <w:rFonts w:ascii="STC Forward" w:eastAsia="Times New Roman" w:hAnsi="STC Forward" w:cs="STC Forward"/>
          <w:color w:val="auto"/>
          <w:sz w:val="10"/>
          <w:szCs w:val="10"/>
          <w:lang w:val="en-GB"/>
        </w:rPr>
      </w:pPr>
    </w:p>
    <w:p w14:paraId="4051EFEB" w14:textId="77777777" w:rsidR="00BA1D99" w:rsidRDefault="00BA1D99" w:rsidP="00BA1D99">
      <w:pPr>
        <w:pStyle w:val="Default"/>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
        <w:ind w:left="990" w:hanging="1080"/>
        <w:jc w:val="both"/>
        <w:rPr>
          <w:rFonts w:ascii="STC Forward" w:eastAsia="Times New Roman" w:hAnsi="STC Forward" w:cs="STC Forward"/>
          <w:color w:val="auto"/>
          <w:sz w:val="20"/>
          <w:szCs w:val="20"/>
          <w:lang w:val="en-GB"/>
        </w:rPr>
      </w:pPr>
      <w:r>
        <w:rPr>
          <w:rFonts w:ascii="STC Forward" w:eastAsia="Times New Roman" w:hAnsi="STC Forward" w:cs="STC Forward"/>
          <w:color w:val="auto"/>
          <w:sz w:val="20"/>
          <w:szCs w:val="20"/>
          <w:lang w:val="en-GB"/>
        </w:rPr>
        <w:t xml:space="preserve">In the event the VAT applies to the Sponsorship Rights or any other services and deliverables delivered pursuant to this Agreement, then such VAT shall be added to the Fees at the rates assessed in the VAT Law and Regulation, provided that the Organizer’s invoice(s) submitted to the Sponsor fully meets VAT and its Implementing Regulation requirements. </w:t>
      </w:r>
      <w:r>
        <w:rPr>
          <w:rFonts w:ascii="STC Forward" w:eastAsia="Times New Roman" w:hAnsi="STC Forward" w:cs="STC Forward"/>
          <w:color w:val="auto"/>
          <w:sz w:val="20"/>
          <w:szCs w:val="20"/>
          <w:lang w:val="en-GB"/>
        </w:rPr>
        <w:br w:type="page"/>
      </w:r>
    </w:p>
    <w:p w14:paraId="226DDD9E" w14:textId="77777777" w:rsidR="00BA1D99" w:rsidRDefault="00BA1D99" w:rsidP="00BA1D99">
      <w:pPr>
        <w:pStyle w:val="HTMLPreformatted"/>
        <w:numPr>
          <w:ilvl w:val="0"/>
          <w:numId w:val="2"/>
        </w:numPr>
        <w:spacing w:before="240"/>
        <w:ind w:hanging="450"/>
        <w:jc w:val="both"/>
        <w:rPr>
          <w:rFonts w:ascii="STC Forward" w:hAnsi="STC Forward" w:cs="STC Forward"/>
          <w:b/>
          <w:bCs/>
          <w:color w:val="000000" w:themeColor="text1"/>
          <w:sz w:val="22"/>
          <w:szCs w:val="22"/>
          <w:lang w:val="en-GB"/>
        </w:rPr>
      </w:pPr>
      <w:r>
        <w:rPr>
          <w:rFonts w:ascii="STC Forward" w:hAnsi="STC Forward" w:cs="STC Forward"/>
          <w:b/>
          <w:bCs/>
          <w:color w:val="000000" w:themeColor="text1"/>
          <w:sz w:val="22"/>
          <w:szCs w:val="22"/>
          <w:lang w:val="en-GB"/>
        </w:rPr>
        <w:lastRenderedPageBreak/>
        <w:t xml:space="preserve">FORCE MAJURE </w:t>
      </w:r>
    </w:p>
    <w:p w14:paraId="6BDBC8AB" w14:textId="77777777" w:rsidR="00BA1D99" w:rsidRDefault="00BA1D99" w:rsidP="00BA1D99">
      <w:pPr>
        <w:pStyle w:val="Defaul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jc w:val="both"/>
        <w:rPr>
          <w:rFonts w:ascii="STC Forward" w:eastAsia="Times New Roman" w:hAnsi="STC Forward" w:cs="STC Forward"/>
          <w:color w:val="auto"/>
          <w:sz w:val="20"/>
          <w:szCs w:val="20"/>
          <w:lang w:val="en-GB"/>
        </w:rPr>
      </w:pPr>
    </w:p>
    <w:p w14:paraId="69AE32E4" w14:textId="77777777" w:rsidR="00BA1D99" w:rsidRDefault="00BA1D99" w:rsidP="00BA1D99">
      <w:pPr>
        <w:pStyle w:val="Default"/>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hanging="1080"/>
        <w:jc w:val="both"/>
        <w:rPr>
          <w:rFonts w:ascii="STC Forward" w:eastAsia="Times New Roman" w:hAnsi="STC Forward" w:cs="STC Forward"/>
          <w:color w:val="auto"/>
          <w:sz w:val="20"/>
          <w:szCs w:val="20"/>
          <w:lang w:val="en-GB"/>
        </w:rPr>
      </w:pPr>
      <w:r>
        <w:rPr>
          <w:rFonts w:ascii="STC Forward" w:eastAsia="Times New Roman" w:hAnsi="STC Forward" w:cs="STC Forward"/>
          <w:color w:val="auto"/>
          <w:sz w:val="20"/>
          <w:szCs w:val="20"/>
          <w:lang w:val="en-GB"/>
        </w:rPr>
        <w:t>If either Party (the “</w:t>
      </w:r>
      <w:r>
        <w:rPr>
          <w:rFonts w:ascii="STC Forward" w:eastAsia="Times New Roman" w:hAnsi="STC Forward" w:cs="STC Forward"/>
          <w:b/>
          <w:bCs/>
          <w:color w:val="auto"/>
          <w:sz w:val="20"/>
          <w:szCs w:val="20"/>
          <w:lang w:val="en-GB"/>
        </w:rPr>
        <w:t>Affected Party</w:t>
      </w:r>
      <w:r>
        <w:rPr>
          <w:rFonts w:ascii="STC Forward" w:eastAsia="Times New Roman" w:hAnsi="STC Forward" w:cs="STC Forward"/>
          <w:color w:val="auto"/>
          <w:sz w:val="20"/>
          <w:szCs w:val="20"/>
          <w:lang w:val="en-GB"/>
        </w:rPr>
        <w:t xml:space="preserve">”) is unable to perform or discharge any of its obligations under this Agreement by reason of the occurrence of a Force Majeure Event, then the Affected Party shall not be liable to the other Party for any failure to perform and discharge such obligation or be deemed to be in breach or default of its obligations under this Agreement for so long as such Force Majeure Event continues to prevent the Affected Party from performing and discharging such obligation, provided that the Affected Party: </w:t>
      </w:r>
    </w:p>
    <w:p w14:paraId="5AE34EE3" w14:textId="77777777" w:rsidR="00BA1D99" w:rsidRDefault="00BA1D99" w:rsidP="00BA1D99">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has as soon as practicable served on the other Party written notice thereof specifying the particulars of the Force Majeure Event, the extent to which the Affected Party is unable to discharge or perform its obligations, the reasons for the inability of the Affected Party to perform or discharge its obligations and the estimated period during which the Affected Party is unable to perform and discharge its obligations;</w:t>
      </w:r>
    </w:p>
    <w:p w14:paraId="5D56302E" w14:textId="77777777" w:rsidR="00BA1D99" w:rsidRDefault="00BA1D99" w:rsidP="00BA1D9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10"/>
          <w:szCs w:val="10"/>
          <w:lang w:val="en-GB"/>
        </w:rPr>
      </w:pPr>
    </w:p>
    <w:p w14:paraId="4E834D1F" w14:textId="77777777" w:rsidR="00BA1D99" w:rsidRDefault="00BA1D99" w:rsidP="00BA1D99">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has promptly taken and continues to take such action within its powers to minimise the duration and effect of the Force Majeure Event on the Affected Party; and</w:t>
      </w:r>
    </w:p>
    <w:p w14:paraId="1E327422" w14:textId="77777777" w:rsidR="00BA1D99" w:rsidRDefault="00BA1D99" w:rsidP="00BA1D9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10"/>
          <w:szCs w:val="10"/>
          <w:lang w:val="en-GB"/>
        </w:rPr>
      </w:pPr>
    </w:p>
    <w:p w14:paraId="109DF5FA" w14:textId="77777777" w:rsidR="00BA1D99" w:rsidRDefault="00BA1D99" w:rsidP="00BA1D99">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will whenever possible resume such obligations as soon as the factors or event occasioning the failure ceases or abates.</w:t>
      </w:r>
    </w:p>
    <w:p w14:paraId="16F21F16" w14:textId="77777777" w:rsidR="00BA1D99" w:rsidRDefault="00BA1D99" w:rsidP="00BA1D99">
      <w:pPr>
        <w:pStyle w:val="Defaul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TC Forward" w:eastAsia="Times New Roman" w:hAnsi="STC Forward" w:cs="STC Forward"/>
          <w:color w:val="auto"/>
          <w:sz w:val="2"/>
          <w:szCs w:val="2"/>
          <w:lang w:val="en-GB"/>
        </w:rPr>
      </w:pPr>
    </w:p>
    <w:p w14:paraId="619F495C" w14:textId="77777777" w:rsidR="00BA1D99" w:rsidRDefault="00BA1D99" w:rsidP="00BA1D99">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99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If the Force Majeure Event continues for a period exceeding thirty (30) days from the date of the notice of such Force Majeure Event under Article 12.1 above, either Party may at any time thereafter terminate this Agreement by written notice to the other Party.</w:t>
      </w:r>
    </w:p>
    <w:p w14:paraId="36CE3B5E" w14:textId="77777777" w:rsidR="00BA1D99" w:rsidRDefault="00BA1D99" w:rsidP="00BA1D9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rPr>
          <w:rFonts w:ascii="STC Forward" w:eastAsia="Times New Roman" w:hAnsi="STC Forward" w:cs="STC Forward"/>
          <w:sz w:val="12"/>
          <w:szCs w:val="12"/>
          <w:lang w:val="en-GB"/>
        </w:rPr>
      </w:pPr>
    </w:p>
    <w:p w14:paraId="20C86309" w14:textId="77777777" w:rsidR="00BA1D99" w:rsidRDefault="00BA1D99" w:rsidP="00BA1D99">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The Sponsor will have no liability to pay the Fees to the Organizer in respect of any Sponsorship Rights which the Organizer does not deliver due to the Force Majeure Event.</w:t>
      </w:r>
    </w:p>
    <w:p w14:paraId="428C1A99" w14:textId="77777777" w:rsidR="00BA1D99" w:rsidRDefault="00BA1D99" w:rsidP="00BA1D99">
      <w:pPr>
        <w:pStyle w:val="HTMLPreformatted"/>
        <w:numPr>
          <w:ilvl w:val="0"/>
          <w:numId w:val="2"/>
        </w:numPr>
        <w:spacing w:before="240" w:after="240"/>
        <w:ind w:hanging="450"/>
        <w:jc w:val="both"/>
        <w:rPr>
          <w:rFonts w:ascii="STC Forward" w:hAnsi="STC Forward" w:cs="STC Forward"/>
          <w:b/>
          <w:bCs/>
          <w:color w:val="000000" w:themeColor="text1"/>
          <w:sz w:val="22"/>
          <w:szCs w:val="22"/>
          <w:lang w:val="en-GB"/>
        </w:rPr>
      </w:pPr>
      <w:r>
        <w:rPr>
          <w:rFonts w:ascii="STC Forward" w:hAnsi="STC Forward" w:cs="STC Forward"/>
          <w:b/>
          <w:bCs/>
          <w:color w:val="000000" w:themeColor="text1"/>
          <w:sz w:val="22"/>
          <w:szCs w:val="22"/>
          <w:lang w:val="en-GB"/>
        </w:rPr>
        <w:t>INDEMNITY AND LIABILITY</w:t>
      </w:r>
    </w:p>
    <w:p w14:paraId="13E5409E" w14:textId="77777777" w:rsidR="00BA1D99" w:rsidRDefault="00BA1D99" w:rsidP="00BA1D99">
      <w:pPr>
        <w:pStyle w:val="HTMLPreformatted"/>
        <w:numPr>
          <w:ilvl w:val="1"/>
          <w:numId w:val="2"/>
        </w:numPr>
        <w:ind w:left="990" w:hanging="1080"/>
        <w:jc w:val="both"/>
        <w:rPr>
          <w:rFonts w:ascii="STC Forward" w:hAnsi="STC Forward" w:cs="STC Forward"/>
          <w:lang w:val="en-GB"/>
        </w:rPr>
      </w:pPr>
      <w:r>
        <w:rPr>
          <w:rFonts w:ascii="STC Forward" w:hAnsi="STC Forward" w:cs="STC Forward"/>
          <w:lang w:val="en-GB"/>
        </w:rPr>
        <w:t>Without prejudice to any other rights or remedies which either Party may have under Applicable Law, each Party shall fully indemnify and keep fully indemnified on a continuing basis the other Party to the fullest extent permitted by Applicable Laws from and against all claims, demands, losses, damages, penalties, expenses and liabilities of any kind by a third party (including claims by third parties for intellectual property rights infringement) which a Party may suffer or incur in respect of or in connection with any breach by the other Party of any of its obligations under this Agreement or any intentional or wrongful act, default or omission of that other Party or any of its officers, employees and agents.</w:t>
      </w:r>
    </w:p>
    <w:p w14:paraId="5CECA97D" w14:textId="77777777" w:rsidR="00BA1D99" w:rsidRDefault="00BA1D99" w:rsidP="00BA1D99">
      <w:pPr>
        <w:pStyle w:val="HTMLPreformatted"/>
        <w:ind w:left="990"/>
        <w:jc w:val="both"/>
        <w:rPr>
          <w:rFonts w:ascii="STC Forward" w:hAnsi="STC Forward" w:cs="STC Forward"/>
          <w:sz w:val="10"/>
          <w:szCs w:val="10"/>
          <w:lang w:val="en-GB"/>
        </w:rPr>
      </w:pPr>
    </w:p>
    <w:p w14:paraId="7E2F142C" w14:textId="77777777" w:rsidR="00BA1D99" w:rsidRDefault="00BA1D99" w:rsidP="00BA1D99">
      <w:pPr>
        <w:pStyle w:val="HTMLPreformatted"/>
        <w:numPr>
          <w:ilvl w:val="1"/>
          <w:numId w:val="2"/>
        </w:numPr>
        <w:ind w:left="990" w:hanging="1080"/>
        <w:jc w:val="both"/>
        <w:rPr>
          <w:rFonts w:ascii="STC Forward" w:hAnsi="STC Forward" w:cs="STC Forward"/>
          <w:lang w:val="en-GB"/>
        </w:rPr>
      </w:pPr>
      <w:r>
        <w:rPr>
          <w:rFonts w:ascii="STC Forward" w:hAnsi="STC Forward" w:cs="STC Forward"/>
        </w:rPr>
        <w:t>Neither Party shall have any liability to the other Party, whether in contract, tort (including negligence), breach of statutory duty, or otherwise, for any indirect or consequential loss or any loss of profit or revenue, loss of production or downtime costs, loss of opportunity, loss of contract or loss of goodwill or other pure economic loss arising under or in connection with this Agreement</w:t>
      </w:r>
      <w:r>
        <w:rPr>
          <w:rFonts w:ascii="STC Forward" w:hAnsi="STC Forward" w:cs="STC Forward"/>
          <w:lang w:val="en-GB"/>
        </w:rPr>
        <w:t>.</w:t>
      </w:r>
    </w:p>
    <w:p w14:paraId="6F25CE2C" w14:textId="77777777" w:rsidR="00BA1D99" w:rsidRDefault="00BA1D99" w:rsidP="00BA1D99">
      <w:pPr>
        <w:pStyle w:val="HTMLPreformatted"/>
        <w:ind w:left="990"/>
        <w:jc w:val="both"/>
        <w:rPr>
          <w:rFonts w:ascii="STC Forward" w:hAnsi="STC Forward" w:cs="STC Forward"/>
          <w:sz w:val="10"/>
          <w:szCs w:val="10"/>
          <w:lang w:val="en-GB"/>
        </w:rPr>
      </w:pPr>
    </w:p>
    <w:p w14:paraId="1863674C" w14:textId="77777777" w:rsidR="00BA1D99" w:rsidRDefault="00BA1D99" w:rsidP="00BA1D99">
      <w:pPr>
        <w:pStyle w:val="HTMLPreformatted"/>
        <w:ind w:left="990"/>
        <w:jc w:val="both"/>
        <w:rPr>
          <w:rFonts w:ascii="STC Forward" w:hAnsi="STC Forward" w:cs="STC Forward"/>
          <w:sz w:val="12"/>
          <w:szCs w:val="12"/>
          <w:lang w:val="en-GB"/>
        </w:rPr>
      </w:pPr>
      <w:commentRangeStart w:id="18"/>
      <w:commentRangeStart w:id="19"/>
      <w:commentRangeEnd w:id="18"/>
      <w:r>
        <w:rPr>
          <w:rStyle w:val="CommentReference"/>
          <w:rFonts w:eastAsiaTheme="minorHAnsi"/>
        </w:rPr>
        <w:commentReference w:id="18"/>
      </w:r>
      <w:commentRangeEnd w:id="19"/>
      <w:r>
        <w:rPr>
          <w:rStyle w:val="CommentReference"/>
          <w:rFonts w:eastAsiaTheme="minorHAnsi"/>
        </w:rPr>
        <w:commentReference w:id="19"/>
      </w:r>
    </w:p>
    <w:p w14:paraId="387E8515" w14:textId="77777777" w:rsidR="00BA1D99" w:rsidRDefault="00BA1D99" w:rsidP="00BA1D99">
      <w:pPr>
        <w:pStyle w:val="HTMLPreformatted"/>
        <w:numPr>
          <w:ilvl w:val="1"/>
          <w:numId w:val="2"/>
        </w:numPr>
        <w:ind w:left="990" w:hanging="1080"/>
        <w:jc w:val="both"/>
        <w:rPr>
          <w:rFonts w:ascii="STC Forward" w:hAnsi="STC Forward" w:cs="STC Forward"/>
          <w:lang w:val="en-GB"/>
        </w:rPr>
      </w:pPr>
      <w:r>
        <w:rPr>
          <w:rFonts w:ascii="STC Forward" w:hAnsi="STC Forward" w:cs="STC Forward"/>
          <w:lang w:val="en-GB"/>
        </w:rPr>
        <w:t>Nothing in this Article 13 shall exclude or limit the liability of either Party in relation to</w:t>
      </w:r>
    </w:p>
    <w:p w14:paraId="68C4527D" w14:textId="77777777" w:rsidR="00BA1D99" w:rsidRDefault="00BA1D99" w:rsidP="00BA1D99">
      <w:pPr>
        <w:pStyle w:val="ListParagraph"/>
        <w:numPr>
          <w:ilvl w:val="0"/>
          <w:numId w:val="10"/>
        </w:num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its gross negligence, wilful default or fraud;</w:t>
      </w:r>
    </w:p>
    <w:p w14:paraId="4E9D79C6" w14:textId="77777777" w:rsidR="00BA1D99" w:rsidRDefault="00BA1D99" w:rsidP="00BA1D99">
      <w:pPr>
        <w:pStyle w:val="ListParagraph"/>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00" w:afterAutospacing="1" w:line="240" w:lineRule="auto"/>
        <w:ind w:left="990" w:right="60"/>
        <w:jc w:val="both"/>
        <w:rPr>
          <w:rFonts w:ascii="STC Forward" w:eastAsia="Times New Roman" w:hAnsi="STC Forward" w:cs="STC Forward"/>
          <w:sz w:val="10"/>
          <w:szCs w:val="10"/>
          <w:lang w:val="en-GB"/>
        </w:rPr>
      </w:pPr>
    </w:p>
    <w:p w14:paraId="0A557E25" w14:textId="77777777" w:rsidR="00BA1D99" w:rsidRDefault="00BA1D99" w:rsidP="00BA1D99">
      <w:pPr>
        <w:pStyle w:val="ListParagraph"/>
        <w:numPr>
          <w:ilvl w:val="0"/>
          <w:numId w:val="10"/>
        </w:num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rtl/>
          <w:lang w:val="en-GB"/>
        </w:rPr>
      </w:pPr>
      <w:r>
        <w:rPr>
          <w:rFonts w:ascii="STC Forward" w:eastAsia="Times New Roman" w:hAnsi="STC Forward" w:cs="STC Forward"/>
          <w:sz w:val="20"/>
          <w:szCs w:val="20"/>
          <w:lang w:val="en-GB"/>
        </w:rPr>
        <w:t>the breach of Article</w:t>
      </w:r>
      <w:r>
        <w:rPr>
          <w:rFonts w:ascii="Cambria" w:eastAsia="Times New Roman" w:hAnsi="Cambria" w:cs="Cambria"/>
          <w:sz w:val="20"/>
          <w:szCs w:val="20"/>
          <w:lang w:val="en-GB"/>
        </w:rPr>
        <w:t> </w:t>
      </w:r>
      <w:r>
        <w:rPr>
          <w:rFonts w:ascii="STC Forward" w:eastAsia="Times New Roman" w:hAnsi="STC Forward" w:cs="STC Forward"/>
          <w:sz w:val="20"/>
          <w:szCs w:val="20"/>
          <w:lang w:val="en-GB"/>
        </w:rPr>
        <w:t>14;</w:t>
      </w:r>
    </w:p>
    <w:p w14:paraId="0CD5036C" w14:textId="77777777" w:rsidR="00BA1D99" w:rsidRDefault="00BA1D99" w:rsidP="00BA1D99">
      <w:pPr>
        <w:pStyle w:val="ListParagraph"/>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10"/>
          <w:szCs w:val="10"/>
          <w:lang w:val="en-GB"/>
        </w:rPr>
      </w:pPr>
    </w:p>
    <w:p w14:paraId="62F0FFA1" w14:textId="77777777" w:rsidR="00BA1D99" w:rsidRDefault="00BA1D99" w:rsidP="00BA1D99">
      <w:pPr>
        <w:pStyle w:val="ListParagraph"/>
        <w:numPr>
          <w:ilvl w:val="0"/>
          <w:numId w:val="10"/>
        </w:num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rtl/>
          <w:lang w:val="en-GB"/>
        </w:rPr>
      </w:pPr>
      <w:r>
        <w:rPr>
          <w:rFonts w:ascii="STC Forward" w:eastAsia="Times New Roman" w:hAnsi="STC Forward" w:cs="STC Forward"/>
          <w:sz w:val="20"/>
          <w:szCs w:val="20"/>
          <w:lang w:val="en-GB"/>
        </w:rPr>
        <w:t>the indemnities under Article 13</w:t>
      </w:r>
      <w:r>
        <w:rPr>
          <w:rFonts w:ascii="STC Forward" w:eastAsia="Times New Roman" w:hAnsi="STC Forward" w:cs="STC Forward"/>
          <w:sz w:val="20"/>
          <w:szCs w:val="20"/>
        </w:rPr>
        <w:t>.1</w:t>
      </w:r>
      <w:r>
        <w:rPr>
          <w:rFonts w:ascii="STC Forward" w:eastAsia="Times New Roman" w:hAnsi="STC Forward" w:cs="STC Forward"/>
          <w:sz w:val="20"/>
          <w:szCs w:val="20"/>
          <w:lang w:val="en-GB"/>
        </w:rPr>
        <w:t>; or</w:t>
      </w:r>
    </w:p>
    <w:p w14:paraId="528BA292" w14:textId="77777777" w:rsidR="00BA1D99" w:rsidRDefault="00BA1D99" w:rsidP="00BA1D99">
      <w:pPr>
        <w:pStyle w:val="ListParagraph"/>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jc w:val="both"/>
        <w:rPr>
          <w:rFonts w:ascii="STC Forward" w:eastAsia="Times New Roman" w:hAnsi="STC Forward" w:cs="STC Forward"/>
          <w:sz w:val="10"/>
          <w:szCs w:val="10"/>
          <w:lang w:val="en-GB"/>
        </w:rPr>
      </w:pPr>
    </w:p>
    <w:p w14:paraId="51E8A822" w14:textId="77777777" w:rsidR="00BA1D99" w:rsidRDefault="00BA1D99" w:rsidP="00BA1D99">
      <w:pPr>
        <w:pStyle w:val="ListParagraph"/>
        <w:numPr>
          <w:ilvl w:val="0"/>
          <w:numId w:val="10"/>
        </w:num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left="990" w:right="6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a breach of Applicable Law.</w:t>
      </w:r>
    </w:p>
    <w:p w14:paraId="65870C2C" w14:textId="77777777" w:rsidR="00BA1D99" w:rsidRDefault="00BA1D99" w:rsidP="00BA1D99">
      <w:pPr>
        <w:pStyle w:val="ListParagraph"/>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eastAsia="Times New Roman" w:hAnsi="STC Forward" w:cs="STC Forward"/>
          <w:sz w:val="20"/>
          <w:szCs w:val="20"/>
          <w:lang w:val="en-GB"/>
        </w:rPr>
      </w:pPr>
    </w:p>
    <w:p w14:paraId="08EADC70" w14:textId="77777777" w:rsidR="00BA1D99" w:rsidRDefault="00BA1D99" w:rsidP="00BA1D99">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ind w:right="60"/>
        <w:jc w:val="both"/>
        <w:rPr>
          <w:rFonts w:ascii="STC Forward" w:eastAsia="Times New Roman" w:hAnsi="STC Forward" w:cs="STC Forward"/>
          <w:sz w:val="20"/>
          <w:szCs w:val="20"/>
          <w:lang w:val="en-GB"/>
        </w:rPr>
      </w:pPr>
    </w:p>
    <w:p w14:paraId="3517701B" w14:textId="77777777" w:rsidR="00BA1D99" w:rsidRDefault="00BA1D99" w:rsidP="00BA1D99">
      <w:pPr>
        <w:pStyle w:val="HTMLPreformatted"/>
        <w:numPr>
          <w:ilvl w:val="0"/>
          <w:numId w:val="2"/>
        </w:numPr>
        <w:spacing w:before="240" w:after="240"/>
        <w:ind w:hanging="450"/>
        <w:jc w:val="both"/>
        <w:rPr>
          <w:rFonts w:ascii="STC Forward" w:hAnsi="STC Forward" w:cs="STC Forward"/>
          <w:b/>
          <w:bCs/>
          <w:color w:val="000000" w:themeColor="text1"/>
          <w:sz w:val="22"/>
          <w:szCs w:val="22"/>
          <w:lang w:val="en-GB"/>
        </w:rPr>
      </w:pPr>
      <w:r>
        <w:rPr>
          <w:rFonts w:ascii="STC Forward" w:hAnsi="STC Forward" w:cs="STC Forward"/>
          <w:b/>
          <w:bCs/>
          <w:color w:val="000000" w:themeColor="text1"/>
          <w:sz w:val="22"/>
          <w:szCs w:val="22"/>
          <w:lang w:val="en-GB"/>
        </w:rPr>
        <w:t>CONFIDENTIALITY</w:t>
      </w:r>
    </w:p>
    <w:p w14:paraId="5F349738" w14:textId="77777777" w:rsidR="00BA1D99" w:rsidRDefault="00BA1D99" w:rsidP="00BA1D99">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lang w:val="en-GB"/>
        </w:rPr>
        <w:t xml:space="preserve">Each Party shall keep confidential and shall not, without the written consent of the other Party, divulge to any third party the terms and conditions of this Agreement, or any </w:t>
      </w:r>
      <w:r>
        <w:rPr>
          <w:rFonts w:ascii="STC Forward" w:eastAsia="Times New Roman" w:hAnsi="STC Forward" w:cs="STC Forward"/>
          <w:sz w:val="20"/>
          <w:szCs w:val="20"/>
          <w:lang w:val="en-GB"/>
        </w:rPr>
        <w:lastRenderedPageBreak/>
        <w:t>documents or other information furnished directly or indirectly by the other Party in connection with the Agreement irrespective of whether such information has been furnished prior to the Effective Date of this Agreement or at any time thereafter (the "</w:t>
      </w:r>
      <w:r>
        <w:rPr>
          <w:rFonts w:ascii="STC Forward" w:eastAsia="Times New Roman" w:hAnsi="STC Forward" w:cs="STC Forward"/>
          <w:b/>
          <w:bCs/>
          <w:sz w:val="20"/>
          <w:szCs w:val="20"/>
          <w:lang w:val="en-GB"/>
        </w:rPr>
        <w:t>Confidential Information</w:t>
      </w:r>
      <w:r>
        <w:rPr>
          <w:rFonts w:ascii="STC Forward" w:eastAsia="Times New Roman" w:hAnsi="STC Forward" w:cs="STC Forward"/>
          <w:sz w:val="20"/>
          <w:szCs w:val="20"/>
          <w:lang w:val="en-GB"/>
        </w:rPr>
        <w:t>").</w:t>
      </w:r>
    </w:p>
    <w:p w14:paraId="7F9A3042" w14:textId="77777777" w:rsidR="00BA1D99" w:rsidRDefault="00BA1D99" w:rsidP="00BA1D9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jc w:val="both"/>
        <w:rPr>
          <w:rFonts w:ascii="STC Forward" w:eastAsia="Times New Roman" w:hAnsi="STC Forward" w:cs="STC Forward"/>
          <w:sz w:val="10"/>
          <w:szCs w:val="10"/>
          <w:lang w:val="en-GB"/>
        </w:rPr>
      </w:pPr>
    </w:p>
    <w:p w14:paraId="593A49EA" w14:textId="77777777" w:rsidR="00BA1D99" w:rsidRDefault="00BA1D99" w:rsidP="00BA1D99">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rPr>
        <w:t>Either Party shall be entitled to disclose Confidential Information without the prior written consent of the other Party if such disclosure is made in good faith to its Affiliates, directors, employees and officers provided that the disclosing Party shall have first obtained the person's agreement in writing to be bound by the same obligations of confidence as are created by the terms of this Article 14.</w:t>
      </w:r>
    </w:p>
    <w:p w14:paraId="2C326C40" w14:textId="77777777" w:rsidR="00BA1D99" w:rsidRDefault="00BA1D99" w:rsidP="00BA1D9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jc w:val="both"/>
        <w:rPr>
          <w:rFonts w:ascii="STC Forward" w:eastAsia="Times New Roman" w:hAnsi="STC Forward" w:cs="STC Forward"/>
          <w:sz w:val="10"/>
          <w:szCs w:val="10"/>
          <w:lang w:val="en-GB"/>
        </w:rPr>
      </w:pPr>
    </w:p>
    <w:p w14:paraId="256FAFB7" w14:textId="77777777" w:rsidR="00BA1D99" w:rsidRDefault="00BA1D99" w:rsidP="00BA1D99">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rPr>
        <w:t>The obligations of a Party under this Article 14 shall not apply to information and documents which;</w:t>
      </w:r>
    </w:p>
    <w:p w14:paraId="48B4B880" w14:textId="77777777" w:rsidR="00BA1D99" w:rsidRDefault="00BA1D99" w:rsidP="00BA1D9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jc w:val="both"/>
        <w:rPr>
          <w:rFonts w:ascii="STC Forward" w:eastAsia="Times New Roman" w:hAnsi="STC Forward" w:cs="STC Forward"/>
          <w:sz w:val="10"/>
          <w:szCs w:val="10"/>
          <w:lang w:val="en-GB"/>
        </w:rPr>
      </w:pPr>
    </w:p>
    <w:p w14:paraId="5816E91B" w14:textId="77777777" w:rsidR="00BA1D99" w:rsidRDefault="00BA1D99" w:rsidP="00BA1D99">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rPr>
        <w:t>now or hereafter have entered the public domain through no breach of this this Article 14  or other fault of that Party; or</w:t>
      </w:r>
    </w:p>
    <w:p w14:paraId="01F98C26" w14:textId="77777777" w:rsidR="00BA1D99" w:rsidRDefault="00BA1D99" w:rsidP="00BA1D9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jc w:val="both"/>
        <w:rPr>
          <w:rFonts w:ascii="STC Forward" w:eastAsia="Times New Roman" w:hAnsi="STC Forward" w:cs="STC Forward"/>
          <w:sz w:val="12"/>
          <w:szCs w:val="12"/>
          <w:lang w:val="en-GB"/>
        </w:rPr>
      </w:pPr>
    </w:p>
    <w:p w14:paraId="5D825163" w14:textId="77777777" w:rsidR="00BA1D99" w:rsidRDefault="00BA1D99" w:rsidP="00BA1D99">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rPr>
        <w:t>otherwise lawfully become available to that Party from a third party under no obligation of confidentiality.</w:t>
      </w:r>
    </w:p>
    <w:p w14:paraId="6B793D06" w14:textId="77777777" w:rsidR="00BA1D99" w:rsidRDefault="00BA1D99" w:rsidP="00BA1D9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jc w:val="both"/>
        <w:rPr>
          <w:rFonts w:ascii="STC Forward" w:eastAsia="Times New Roman" w:hAnsi="STC Forward" w:cs="STC Forward"/>
          <w:sz w:val="10"/>
          <w:szCs w:val="10"/>
          <w:lang w:val="en-GB"/>
        </w:rPr>
      </w:pPr>
    </w:p>
    <w:p w14:paraId="2526FBE7" w14:textId="77777777" w:rsidR="00BA1D99" w:rsidRDefault="00BA1D99" w:rsidP="00BA1D99">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90" w:hanging="1080"/>
        <w:jc w:val="both"/>
        <w:rPr>
          <w:rFonts w:ascii="STC Forward" w:eastAsia="Times New Roman" w:hAnsi="STC Forward" w:cs="STC Forward"/>
          <w:sz w:val="20"/>
          <w:szCs w:val="20"/>
          <w:lang w:val="en-GB"/>
        </w:rPr>
      </w:pPr>
      <w:r>
        <w:rPr>
          <w:rFonts w:ascii="STC Forward" w:eastAsia="Times New Roman" w:hAnsi="STC Forward" w:cs="STC Forward"/>
          <w:sz w:val="20"/>
          <w:szCs w:val="20"/>
        </w:rPr>
        <w:t xml:space="preserve">The provisions of this Article 14 are continuing, shall survive and remain binding on each Party for a period of five  (5) years from date of expiry or termination of this Agreement. </w:t>
      </w:r>
    </w:p>
    <w:p w14:paraId="639A95F9" w14:textId="77777777" w:rsidR="00BA1D99" w:rsidRDefault="00BA1D99" w:rsidP="00BA1D99">
      <w:pPr>
        <w:pStyle w:val="HTMLPreformatted"/>
        <w:numPr>
          <w:ilvl w:val="0"/>
          <w:numId w:val="2"/>
        </w:numPr>
        <w:spacing w:before="240" w:after="240"/>
        <w:ind w:hanging="450"/>
        <w:jc w:val="both"/>
        <w:rPr>
          <w:rFonts w:ascii="STC Forward" w:hAnsi="STC Forward" w:cs="STC Forward"/>
          <w:b/>
          <w:bCs/>
          <w:color w:val="000000" w:themeColor="text1"/>
          <w:sz w:val="22"/>
          <w:szCs w:val="22"/>
          <w:lang w:val="en-GB"/>
        </w:rPr>
      </w:pPr>
      <w:r>
        <w:rPr>
          <w:rFonts w:ascii="STC Forward" w:hAnsi="STC Forward" w:cs="STC Forward"/>
          <w:b/>
          <w:bCs/>
          <w:color w:val="000000" w:themeColor="text1"/>
          <w:sz w:val="22"/>
          <w:szCs w:val="22"/>
          <w:lang w:val="en-GB"/>
        </w:rPr>
        <w:t xml:space="preserve">EVENT CANCELLATION OR POSTPONEMENT </w:t>
      </w:r>
    </w:p>
    <w:p w14:paraId="3C784F1E" w14:textId="77777777" w:rsidR="00BA1D99" w:rsidRDefault="00BA1D99" w:rsidP="00BA1D99">
      <w:pPr>
        <w:pStyle w:val="HTMLPreformatted"/>
        <w:numPr>
          <w:ilvl w:val="1"/>
          <w:numId w:val="2"/>
        </w:numPr>
        <w:ind w:left="990" w:hanging="1076"/>
        <w:jc w:val="both"/>
        <w:rPr>
          <w:rFonts w:ascii="STC Forward" w:hAnsi="STC Forward" w:cs="STC Forward"/>
          <w:lang w:val="en-GB"/>
        </w:rPr>
      </w:pPr>
      <w:r>
        <w:rPr>
          <w:rFonts w:ascii="STC Forward" w:hAnsi="STC Forward" w:cs="STC Forward"/>
          <w:lang w:val="en-GB"/>
        </w:rPr>
        <w:t>In the event the Organizer decides postpone, relocates, or cancels the Event either in whole or part irrespective of the reasons, the Organizer shall notify the Sponsor as soon as reasonably possible, but in all cases no later than three (3) days from the date Organizer decides to postpone, relocate or cancel the Event.</w:t>
      </w:r>
    </w:p>
    <w:p w14:paraId="6E800DAF" w14:textId="77777777" w:rsidR="00BA1D99" w:rsidRDefault="00BA1D99" w:rsidP="00BA1D99">
      <w:pPr>
        <w:pStyle w:val="HTMLPreformatted"/>
        <w:rPr>
          <w:rFonts w:ascii="STC Forward" w:hAnsi="STC Forward" w:cs="STC Forward"/>
          <w:sz w:val="10"/>
          <w:szCs w:val="10"/>
          <w:lang w:val="en-GB"/>
        </w:rPr>
      </w:pPr>
    </w:p>
    <w:p w14:paraId="4199DFF8" w14:textId="77777777" w:rsidR="00BA1D99" w:rsidRDefault="00BA1D99" w:rsidP="00BA1D99">
      <w:pPr>
        <w:pStyle w:val="HTMLPreformatted"/>
        <w:numPr>
          <w:ilvl w:val="1"/>
          <w:numId w:val="2"/>
        </w:numPr>
        <w:ind w:left="990" w:hanging="1076"/>
        <w:jc w:val="both"/>
        <w:rPr>
          <w:rFonts w:ascii="STC Forward" w:hAnsi="STC Forward" w:cs="STC Forward"/>
          <w:lang w:val="en-GB"/>
        </w:rPr>
      </w:pPr>
      <w:r>
        <w:rPr>
          <w:rFonts w:ascii="STC Forward" w:hAnsi="STC Forward" w:cs="STC Forward"/>
          <w:lang w:val="en-GB"/>
        </w:rPr>
        <w:t>If the Event is postponed, relocated, or cancelled, in whole or in part, irrespective of the reasons, the Sponsor shall have the right to</w:t>
      </w:r>
    </w:p>
    <w:p w14:paraId="47320E6D" w14:textId="77777777" w:rsidR="00BA1D99" w:rsidRDefault="00BA1D99" w:rsidP="00BA1D99">
      <w:pPr>
        <w:pStyle w:val="HTMLPreformatted"/>
        <w:ind w:left="990"/>
        <w:jc w:val="both"/>
        <w:rPr>
          <w:rFonts w:ascii="STC Forward" w:hAnsi="STC Forward" w:cs="STC Forward"/>
          <w:sz w:val="10"/>
          <w:szCs w:val="10"/>
          <w:lang w:val="en-GB"/>
        </w:rPr>
      </w:pPr>
    </w:p>
    <w:p w14:paraId="66604390" w14:textId="77777777" w:rsidR="00BA1D99" w:rsidRDefault="00BA1D99" w:rsidP="00BA1D99">
      <w:pPr>
        <w:pStyle w:val="HTMLPreformatted"/>
        <w:numPr>
          <w:ilvl w:val="0"/>
          <w:numId w:val="12"/>
        </w:numPr>
        <w:ind w:left="990" w:hanging="1080"/>
        <w:jc w:val="both"/>
        <w:rPr>
          <w:rFonts w:ascii="STC Forward" w:hAnsi="STC Forward" w:cs="STC Forward"/>
          <w:lang w:val="en-GB"/>
        </w:rPr>
      </w:pPr>
      <w:r>
        <w:rPr>
          <w:rFonts w:ascii="STC Forward" w:hAnsi="STC Forward" w:cs="STC Forward"/>
          <w:lang w:val="en-GB"/>
        </w:rPr>
        <w:t>in case of postponement or relocation- accept the new Event date and request a reasonable reduction to the Fess; or</w:t>
      </w:r>
    </w:p>
    <w:p w14:paraId="160CCE98" w14:textId="77777777" w:rsidR="00BA1D99" w:rsidRDefault="00BA1D99" w:rsidP="00BA1D99">
      <w:pPr>
        <w:pStyle w:val="HTMLPreformatted"/>
        <w:ind w:left="990"/>
        <w:jc w:val="both"/>
        <w:rPr>
          <w:rFonts w:ascii="STC Forward" w:hAnsi="STC Forward" w:cs="STC Forward"/>
          <w:sz w:val="10"/>
          <w:szCs w:val="10"/>
          <w:lang w:val="en-GB"/>
        </w:rPr>
      </w:pPr>
    </w:p>
    <w:p w14:paraId="045E6A8C" w14:textId="77777777" w:rsidR="00BA1D99" w:rsidRDefault="00BA1D99" w:rsidP="00BA1D99">
      <w:pPr>
        <w:pStyle w:val="HTMLPreformatted"/>
        <w:numPr>
          <w:ilvl w:val="0"/>
          <w:numId w:val="12"/>
        </w:numPr>
        <w:ind w:left="990" w:hanging="1080"/>
        <w:jc w:val="both"/>
        <w:rPr>
          <w:rFonts w:ascii="STC Forward" w:hAnsi="STC Forward" w:cs="STC Forward"/>
          <w:lang w:val="en-GB"/>
        </w:rPr>
      </w:pPr>
      <w:r>
        <w:rPr>
          <w:rFonts w:ascii="STC Forward" w:hAnsi="STC Forward" w:cs="STC Forward"/>
          <w:lang w:val="en-GB"/>
        </w:rPr>
        <w:t>terminate this Agreement immediately.</w:t>
      </w:r>
    </w:p>
    <w:p w14:paraId="352A41B8" w14:textId="77777777" w:rsidR="00BA1D99" w:rsidRDefault="00BA1D99" w:rsidP="00BA1D99">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hAnsi="STC Forward" w:cs="STC Forward"/>
          <w:lang w:val="en-GB"/>
        </w:rPr>
      </w:pPr>
    </w:p>
    <w:p w14:paraId="312806E9" w14:textId="77777777" w:rsidR="00BA1D99" w:rsidRDefault="00BA1D99" w:rsidP="00BA1D99">
      <w:pPr>
        <w:pStyle w:val="HTMLPreformatted"/>
        <w:ind w:left="990"/>
        <w:jc w:val="both"/>
        <w:rPr>
          <w:rFonts w:ascii="STC Forward" w:hAnsi="STC Forward" w:cs="STC Forward"/>
          <w:strike/>
          <w:lang w:val="en-GB"/>
        </w:rPr>
      </w:pPr>
      <w:r>
        <w:rPr>
          <w:rFonts w:ascii="STC Forward" w:hAnsi="STC Forward" w:cs="STC Forward"/>
          <w:strike/>
          <w:lang w:val="en-GB"/>
        </w:rPr>
        <w:t xml:space="preserve"> and request an immediate refund of the Fees in full or for a pro-rata portion thereof if the Event took place only in part.</w:t>
      </w:r>
    </w:p>
    <w:p w14:paraId="679DF507" w14:textId="77777777" w:rsidR="00BA1D99" w:rsidRDefault="00BA1D99" w:rsidP="00BA1D99">
      <w:pPr>
        <w:pStyle w:val="HTMLPreformatted"/>
        <w:numPr>
          <w:ilvl w:val="0"/>
          <w:numId w:val="2"/>
        </w:numPr>
        <w:spacing w:before="240" w:after="240"/>
        <w:ind w:hanging="450"/>
        <w:jc w:val="both"/>
        <w:rPr>
          <w:rFonts w:ascii="STC Forward" w:hAnsi="STC Forward" w:cs="STC Forward"/>
          <w:b/>
          <w:bCs/>
          <w:color w:val="552579"/>
          <w:sz w:val="22"/>
          <w:szCs w:val="22"/>
          <w:lang w:val="en-GB"/>
        </w:rPr>
      </w:pPr>
      <w:r>
        <w:rPr>
          <w:rFonts w:ascii="STC Forward" w:hAnsi="STC Forward" w:cs="STC Forward"/>
          <w:b/>
          <w:bCs/>
          <w:color w:val="000000" w:themeColor="text1"/>
          <w:sz w:val="22"/>
          <w:szCs w:val="22"/>
          <w:lang w:val="en-GB"/>
        </w:rPr>
        <w:t>TERMINATION</w:t>
      </w:r>
      <w:r>
        <w:rPr>
          <w:rFonts w:ascii="STC Forward" w:hAnsi="STC Forward" w:cs="STC Forward"/>
          <w:b/>
          <w:bCs/>
          <w:color w:val="552579"/>
          <w:sz w:val="22"/>
          <w:szCs w:val="22"/>
          <w:lang w:val="en-GB"/>
        </w:rPr>
        <w:t xml:space="preserve"> </w:t>
      </w:r>
    </w:p>
    <w:p w14:paraId="31CE0C53" w14:textId="77777777" w:rsidR="00BA1D99" w:rsidRDefault="00BA1D99" w:rsidP="00BA1D99">
      <w:pPr>
        <w:pStyle w:val="HTMLPreformatted"/>
        <w:numPr>
          <w:ilvl w:val="1"/>
          <w:numId w:val="2"/>
        </w:numPr>
        <w:ind w:left="990" w:hanging="1076"/>
        <w:jc w:val="both"/>
        <w:rPr>
          <w:rFonts w:ascii="STC Forward" w:hAnsi="STC Forward" w:cs="STC Forward"/>
          <w:lang w:val="en-GB"/>
        </w:rPr>
      </w:pPr>
      <w:r>
        <w:rPr>
          <w:rFonts w:ascii="STC Forward" w:hAnsi="STC Forward" w:cs="STC Forward"/>
          <w:lang w:val="en-GB"/>
        </w:rPr>
        <w:t xml:space="preserve">In addition to and without prejudice to any other rights under the terms of this Agreement, either Party shall be entitled to terminate the Agreement immediately by giving </w:t>
      </w:r>
      <w:commentRangeStart w:id="20"/>
      <w:r>
        <w:rPr>
          <w:rFonts w:ascii="STC Forward" w:hAnsi="STC Forward" w:cs="STC Forward"/>
          <w:lang w:val="en-GB"/>
        </w:rPr>
        <w:t xml:space="preserve">fifteen (15) days </w:t>
      </w:r>
      <w:commentRangeEnd w:id="20"/>
      <w:r>
        <w:rPr>
          <w:rStyle w:val="CommentReference"/>
          <w:rFonts w:eastAsiaTheme="minorHAnsi"/>
        </w:rPr>
        <w:commentReference w:id="20"/>
      </w:r>
      <w:r>
        <w:rPr>
          <w:rFonts w:ascii="STC Forward" w:hAnsi="STC Forward" w:cs="STC Forward"/>
          <w:lang w:val="en-GB"/>
        </w:rPr>
        <w:t>written notice to the other Party</w:t>
      </w:r>
    </w:p>
    <w:p w14:paraId="48BB8C84" w14:textId="77777777" w:rsidR="00BA1D99" w:rsidRDefault="00BA1D99" w:rsidP="00BA1D99">
      <w:pPr>
        <w:pStyle w:val="HTMLPreformatted"/>
        <w:ind w:left="990"/>
        <w:rPr>
          <w:rFonts w:ascii="STC Forward" w:hAnsi="STC Forward" w:cs="STC Forward"/>
          <w:sz w:val="10"/>
          <w:szCs w:val="10"/>
          <w:lang w:val="en-GB"/>
        </w:rPr>
      </w:pPr>
    </w:p>
    <w:p w14:paraId="5E0A7EEA" w14:textId="77777777" w:rsidR="00BA1D99" w:rsidRDefault="00BA1D99" w:rsidP="00BA1D99">
      <w:pPr>
        <w:pStyle w:val="HTMLPreformatted"/>
        <w:numPr>
          <w:ilvl w:val="0"/>
          <w:numId w:val="13"/>
        </w:numPr>
        <w:ind w:left="990" w:hanging="1080"/>
        <w:jc w:val="both"/>
        <w:rPr>
          <w:rFonts w:ascii="STC Forward" w:hAnsi="STC Forward" w:cs="STC Forward"/>
          <w:lang w:val="en-GB"/>
        </w:rPr>
      </w:pPr>
      <w:r>
        <w:rPr>
          <w:rFonts w:ascii="STC Forward" w:hAnsi="STC Forward" w:cs="STC Forward"/>
          <w:lang w:val="en-GB"/>
        </w:rPr>
        <w:t xml:space="preserve">If the other Party commits a material breach of the terms of this Agreement which ,if capable of remedy, is not remedied within ten (10) days of being notified in writing to remedy it; </w:t>
      </w:r>
    </w:p>
    <w:p w14:paraId="53B3C47A" w14:textId="77777777" w:rsidR="00BA1D99" w:rsidRDefault="00BA1D99" w:rsidP="00BA1D99">
      <w:pPr>
        <w:pStyle w:val="HTMLPreformatted"/>
        <w:ind w:left="990"/>
        <w:jc w:val="both"/>
        <w:rPr>
          <w:rFonts w:ascii="STC Forward" w:hAnsi="STC Forward" w:cs="STC Forward"/>
          <w:sz w:val="10"/>
          <w:szCs w:val="10"/>
          <w:lang w:val="en-GB"/>
        </w:rPr>
      </w:pPr>
    </w:p>
    <w:p w14:paraId="3285649F" w14:textId="77777777" w:rsidR="00BA1D99" w:rsidRDefault="00BA1D99" w:rsidP="00BA1D99">
      <w:pPr>
        <w:pStyle w:val="HTMLPreformatted"/>
        <w:ind w:left="990"/>
        <w:jc w:val="both"/>
        <w:rPr>
          <w:rFonts w:ascii="STC Forward" w:hAnsi="STC Forward" w:cs="STC Forward"/>
          <w:sz w:val="10"/>
          <w:szCs w:val="10"/>
          <w:lang w:val="en-GB"/>
        </w:rPr>
      </w:pPr>
    </w:p>
    <w:p w14:paraId="4271FB9B" w14:textId="77777777" w:rsidR="00BA1D99" w:rsidRDefault="00BA1D99" w:rsidP="00BA1D99">
      <w:pPr>
        <w:pStyle w:val="HTMLPreformatted"/>
        <w:numPr>
          <w:ilvl w:val="0"/>
          <w:numId w:val="13"/>
        </w:numPr>
        <w:ind w:left="990" w:hanging="1080"/>
        <w:jc w:val="both"/>
        <w:rPr>
          <w:rFonts w:ascii="STC Forward" w:hAnsi="STC Forward" w:cs="STC Forward"/>
          <w:lang w:val="en-GB"/>
        </w:rPr>
      </w:pPr>
      <w:r>
        <w:rPr>
          <w:rFonts w:ascii="STC Forward" w:hAnsi="STC Forward" w:cs="STC Forward"/>
        </w:rPr>
        <w:t>Either Party is relieved from performance of any obligation pursuant to Article 12 (</w:t>
      </w:r>
      <w:r>
        <w:rPr>
          <w:rFonts w:ascii="STC Forward" w:hAnsi="STC Forward" w:cs="STC Forward"/>
          <w:i/>
          <w:iCs/>
          <w:lang w:val="en-GB"/>
        </w:rPr>
        <w:t>Force Majeure</w:t>
      </w:r>
      <w:r>
        <w:rPr>
          <w:rFonts w:ascii="STC Forward" w:hAnsi="STC Forward" w:cs="STC Forward"/>
        </w:rPr>
        <w:t>)</w:t>
      </w:r>
      <w:r>
        <w:rPr>
          <w:rFonts w:ascii="Cambria" w:hAnsi="Cambria" w:cs="Cambria"/>
        </w:rPr>
        <w:t> </w:t>
      </w:r>
      <w:r>
        <w:rPr>
          <w:rFonts w:ascii="STC Forward" w:hAnsi="STC Forward" w:cs="STC Forward"/>
        </w:rPr>
        <w:fldChar w:fldCharType="begin"/>
      </w:r>
      <w:r>
        <w:rPr>
          <w:rFonts w:ascii="STC Forward" w:hAnsi="STC Forward" w:cs="STC Forward"/>
        </w:rPr>
        <w:instrText xml:space="preserve"> REF _Ref463952774 \r \h </w:instrText>
      </w:r>
      <w:r>
        <w:rPr>
          <w:rFonts w:ascii="STC Forward" w:hAnsi="STC Forward" w:cs="STC Forward"/>
        </w:rPr>
      </w:r>
      <w:r>
        <w:rPr>
          <w:rFonts w:ascii="STC Forward" w:hAnsi="STC Forward" w:cs="STC Forward"/>
        </w:rPr>
        <w:fldChar w:fldCharType="end"/>
      </w:r>
      <w:r>
        <w:rPr>
          <w:rFonts w:ascii="STC Forward" w:hAnsi="STC Forward" w:cs="STC Forward"/>
        </w:rPr>
        <w:t xml:space="preserve"> for more than thirty (30) continuous days; or</w:t>
      </w:r>
    </w:p>
    <w:p w14:paraId="29CE4CF7" w14:textId="77777777" w:rsidR="00BA1D99" w:rsidRDefault="00BA1D99" w:rsidP="00BA1D99">
      <w:pPr>
        <w:pStyle w:val="HTMLPreformatted"/>
        <w:ind w:left="990"/>
        <w:jc w:val="both"/>
        <w:rPr>
          <w:rFonts w:ascii="STC Forward" w:hAnsi="STC Forward" w:cs="STC Forward"/>
          <w:sz w:val="12"/>
          <w:szCs w:val="12"/>
          <w:lang w:val="en-GB"/>
        </w:rPr>
      </w:pPr>
    </w:p>
    <w:p w14:paraId="6A6B6988" w14:textId="77777777" w:rsidR="00BA1D99" w:rsidRDefault="00BA1D99" w:rsidP="00BA1D99">
      <w:pPr>
        <w:pStyle w:val="HTMLPreformatted"/>
        <w:numPr>
          <w:ilvl w:val="0"/>
          <w:numId w:val="13"/>
        </w:numPr>
        <w:ind w:left="990" w:hanging="1080"/>
        <w:jc w:val="both"/>
        <w:rPr>
          <w:rFonts w:ascii="STC Forward" w:hAnsi="STC Forward" w:cs="STC Forward"/>
          <w:highlight w:val="yellow"/>
          <w:lang w:val="en-GB"/>
        </w:rPr>
      </w:pPr>
      <w:r>
        <w:rPr>
          <w:rFonts w:ascii="STC Forward" w:hAnsi="STC Forward" w:cs="STC Forward"/>
          <w:highlight w:val="yellow"/>
          <w:lang w:val="en-GB"/>
        </w:rPr>
        <w:t>In case of the Sponsor, if the Organizer commits breach to Article 8 (</w:t>
      </w:r>
      <w:r>
        <w:rPr>
          <w:rFonts w:ascii="STC Forward" w:hAnsi="STC Forward" w:cs="STC Forward"/>
          <w:i/>
          <w:iCs/>
          <w:highlight w:val="yellow"/>
          <w:lang w:val="en-GB"/>
        </w:rPr>
        <w:t xml:space="preserve">Exclusivity) </w:t>
      </w:r>
      <w:r>
        <w:rPr>
          <w:rFonts w:ascii="STC Forward" w:hAnsi="STC Forward" w:cs="STC Forward"/>
          <w:highlight w:val="yellow"/>
          <w:lang w:val="en-GB"/>
        </w:rPr>
        <w:t>.</w:t>
      </w:r>
    </w:p>
    <w:p w14:paraId="35BC8363" w14:textId="77777777" w:rsidR="00BA1D99" w:rsidRDefault="00BA1D99" w:rsidP="00BA1D99">
      <w:pPr>
        <w:pStyle w:val="HTMLPreformatted"/>
        <w:ind w:left="1512"/>
        <w:rPr>
          <w:rFonts w:ascii="STC Forward" w:hAnsi="STC Forward" w:cs="STC Forward"/>
          <w:sz w:val="10"/>
          <w:szCs w:val="10"/>
          <w:lang w:val="en-GB"/>
        </w:rPr>
      </w:pPr>
    </w:p>
    <w:p w14:paraId="1C0945E8" w14:textId="77777777" w:rsidR="00BA1D99" w:rsidRDefault="00BA1D99" w:rsidP="00BA1D99">
      <w:pPr>
        <w:pStyle w:val="HTMLPreformatted"/>
        <w:numPr>
          <w:ilvl w:val="1"/>
          <w:numId w:val="2"/>
        </w:numPr>
        <w:ind w:left="990" w:hanging="1076"/>
        <w:jc w:val="both"/>
        <w:rPr>
          <w:rFonts w:ascii="STC Forward" w:hAnsi="STC Forward" w:cs="STC Forward"/>
          <w:lang w:val="en-GB"/>
        </w:rPr>
      </w:pPr>
      <w:r>
        <w:rPr>
          <w:rFonts w:ascii="STC Forward" w:hAnsi="STC Forward" w:cs="STC Forward"/>
          <w:lang w:val="en-GB"/>
        </w:rPr>
        <w:t>.</w:t>
      </w:r>
      <w:commentRangeStart w:id="21"/>
    </w:p>
    <w:p w14:paraId="2ACBA010" w14:textId="77777777" w:rsidR="00BA1D99" w:rsidRDefault="00BA1D99" w:rsidP="00BA1D99">
      <w:pPr>
        <w:pStyle w:val="HTMLPreformatted"/>
        <w:ind w:left="990"/>
        <w:jc w:val="both"/>
        <w:rPr>
          <w:rFonts w:ascii="STC Forward" w:hAnsi="STC Forward" w:cs="STC Forward"/>
          <w:sz w:val="10"/>
          <w:szCs w:val="10"/>
          <w:lang w:val="en-GB"/>
        </w:rPr>
      </w:pPr>
    </w:p>
    <w:p w14:paraId="60C843ED" w14:textId="77777777" w:rsidR="00BA1D99" w:rsidRDefault="00BA1D99" w:rsidP="00BA1D99">
      <w:pPr>
        <w:pStyle w:val="HTMLPreformatted"/>
        <w:numPr>
          <w:ilvl w:val="1"/>
          <w:numId w:val="2"/>
        </w:numPr>
        <w:ind w:left="990" w:hanging="1076"/>
        <w:jc w:val="both"/>
        <w:rPr>
          <w:rFonts w:ascii="STC Forward" w:hAnsi="STC Forward" w:cs="STC Forward"/>
          <w:lang w:val="en-GB"/>
        </w:rPr>
      </w:pPr>
      <w:r>
        <w:rPr>
          <w:rFonts w:ascii="STC Forward" w:hAnsi="STC Forward" w:cs="STC Forward"/>
          <w:lang w:val="en-GB"/>
        </w:rPr>
        <w:t>In the event of termination or expiry of this Agreement (consequence of termination)</w:t>
      </w:r>
    </w:p>
    <w:p w14:paraId="7DE2CB30" w14:textId="77777777" w:rsidR="00BA1D99" w:rsidRDefault="00BA1D99" w:rsidP="00BA1D99">
      <w:pPr>
        <w:pStyle w:val="HTMLPreformatted"/>
        <w:ind w:left="990"/>
        <w:jc w:val="both"/>
        <w:rPr>
          <w:rFonts w:ascii="STC Forward" w:hAnsi="STC Forward" w:cs="STC Forward"/>
          <w:sz w:val="10"/>
          <w:szCs w:val="10"/>
          <w:lang w:val="en-GB"/>
        </w:rPr>
      </w:pPr>
    </w:p>
    <w:p w14:paraId="0099E674" w14:textId="77777777" w:rsidR="00BA1D99" w:rsidRDefault="00BA1D99" w:rsidP="00BA1D99">
      <w:pPr>
        <w:pStyle w:val="HTMLPreformatted"/>
        <w:jc w:val="both"/>
        <w:rPr>
          <w:rFonts w:ascii="STC Forward" w:hAnsi="STC Forward" w:cs="STC Forward"/>
          <w:sz w:val="10"/>
          <w:szCs w:val="10"/>
          <w:lang w:val="en-GB"/>
        </w:rPr>
      </w:pPr>
    </w:p>
    <w:p w14:paraId="2B2AA6EA" w14:textId="77777777" w:rsidR="00BA1D99" w:rsidRDefault="00BA1D99" w:rsidP="00BA1D99">
      <w:pPr>
        <w:pStyle w:val="HTMLPreformatted"/>
        <w:numPr>
          <w:ilvl w:val="0"/>
          <w:numId w:val="14"/>
        </w:numPr>
        <w:ind w:left="990" w:hanging="1080"/>
        <w:jc w:val="both"/>
        <w:rPr>
          <w:rFonts w:ascii="STC Forward" w:hAnsi="STC Forward" w:cs="STC Forward"/>
          <w:lang w:val="en-GB"/>
        </w:rPr>
      </w:pPr>
      <w:r>
        <w:rPr>
          <w:rFonts w:ascii="STC Forward" w:hAnsi="STC Forward" w:cs="STC Forward"/>
          <w:lang w:val="en-GB"/>
        </w:rPr>
        <w:t xml:space="preserve">the Term shall come to an end, the grant of the Rights to the Sponsor shall cease and the Sponsor’s Rights under this Agreement shall immediately terminate and return to the </w:t>
      </w:r>
      <w:bookmarkStart w:id="22" w:name="_b947e52d-bd00-4f9b-b2ff-8459c671149e"/>
      <w:bookmarkEnd w:id="22"/>
      <w:r>
        <w:rPr>
          <w:rFonts w:ascii="STC Forward" w:hAnsi="STC Forward" w:cs="STC Forward"/>
          <w:lang w:val="en-GB"/>
        </w:rPr>
        <w:t>Organiser.</w:t>
      </w:r>
      <w:commentRangeEnd w:id="21"/>
      <w:r>
        <w:rPr>
          <w:rStyle w:val="CommentReference"/>
          <w:rFonts w:eastAsiaTheme="minorHAnsi"/>
        </w:rPr>
        <w:commentReference w:id="21"/>
      </w:r>
      <w:bookmarkStart w:id="23" w:name="_8d5490b7-889b-4d2e-a350-8f844fd48c81"/>
      <w:bookmarkStart w:id="24" w:name="_fbfdd00a-ae36-4be1-9b8c-b933f773568b"/>
      <w:bookmarkStart w:id="25" w:name="_1510174455-309851124"/>
      <w:bookmarkStart w:id="26" w:name="_4c54495f-3e2f-4aa6-857f-39bcf5c7c654"/>
      <w:bookmarkStart w:id="27" w:name="_ce59f0d7-3795-4b37-87e2-9cb27d15a1df"/>
      <w:bookmarkEnd w:id="23"/>
      <w:bookmarkEnd w:id="24"/>
      <w:bookmarkEnd w:id="25"/>
      <w:bookmarkEnd w:id="26"/>
      <w:bookmarkEnd w:id="27"/>
    </w:p>
    <w:p w14:paraId="1E523062" w14:textId="77777777" w:rsidR="00BA1D99" w:rsidRDefault="00BA1D99" w:rsidP="00BA1D99">
      <w:pPr>
        <w:pStyle w:val="HTMLPreformatted"/>
        <w:ind w:left="990"/>
        <w:jc w:val="both"/>
        <w:rPr>
          <w:rFonts w:ascii="STC Forward" w:hAnsi="STC Forward" w:cs="STC Forward"/>
        </w:rPr>
      </w:pPr>
    </w:p>
    <w:p w14:paraId="5216E89E" w14:textId="77777777" w:rsidR="00BA1D99" w:rsidRDefault="00BA1D99" w:rsidP="00BA1D99">
      <w:pPr>
        <w:pStyle w:val="HTMLPreformatted"/>
        <w:numPr>
          <w:ilvl w:val="0"/>
          <w:numId w:val="14"/>
        </w:numPr>
        <w:ind w:left="990" w:hanging="1080"/>
        <w:jc w:val="both"/>
        <w:rPr>
          <w:rFonts w:ascii="STC Forward" w:hAnsi="STC Forward" w:cs="STC Forward"/>
          <w:lang w:val="en-GB"/>
        </w:rPr>
      </w:pPr>
      <w:r>
        <w:rPr>
          <w:rFonts w:ascii="STC Forward" w:hAnsi="STC Forward" w:cs="STC Forward"/>
          <w:lang w:val="en-GB"/>
        </w:rPr>
        <w:lastRenderedPageBreak/>
        <w:t xml:space="preserve">the Sponsor shall discontinue exercising the Rights with immediate effect and shall not, without the Organiser’s prior written consent (such consent to be considered at the Organiser’s sole discretion), refer to the Rights directly or indirectly in connection with the advertising, </w:t>
      </w:r>
      <w:bookmarkStart w:id="28" w:name="_ce12a9fd-8ea6-4f1e-a5b4-b6cb83c85172"/>
      <w:bookmarkStart w:id="29" w:name="_7136cd27-fdc0-4c85-907b-ec64bc072369"/>
      <w:bookmarkEnd w:id="28"/>
      <w:bookmarkEnd w:id="29"/>
      <w:r>
        <w:rPr>
          <w:rFonts w:ascii="STC Forward" w:hAnsi="STC Forward" w:cs="STC Forward"/>
          <w:lang w:val="en-GB"/>
        </w:rPr>
        <w:t>distribution.</w:t>
      </w:r>
    </w:p>
    <w:p w14:paraId="53E6E2C1" w14:textId="77777777" w:rsidR="00BA1D99" w:rsidRDefault="00BA1D99" w:rsidP="00BA1D99">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hAnsi="STC Forward" w:cs="STC Forward"/>
          <w:lang w:val="en-GB"/>
        </w:rPr>
      </w:pPr>
    </w:p>
    <w:p w14:paraId="5B95F71B" w14:textId="77777777" w:rsidR="00BA1D99" w:rsidRDefault="00BA1D99" w:rsidP="00BA1D99">
      <w:pPr>
        <w:pStyle w:val="HTMLPreformatted"/>
        <w:numPr>
          <w:ilvl w:val="0"/>
          <w:numId w:val="14"/>
        </w:numPr>
        <w:ind w:left="990" w:hanging="1080"/>
        <w:jc w:val="both"/>
        <w:rPr>
          <w:rFonts w:ascii="STC Forward" w:hAnsi="STC Forward" w:cs="STC Forward"/>
          <w:lang w:val="en-GB"/>
        </w:rPr>
      </w:pPr>
      <w:commentRangeStart w:id="30"/>
      <w:r>
        <w:rPr>
          <w:rFonts w:ascii="STC Forward" w:hAnsi="STC Forward" w:cs="STC Forward"/>
          <w:lang w:val="en-GB"/>
        </w:rPr>
        <w:t>the Sponsor shall not make any further use of, or reproduce or exploit, the Event Logo, the Organiser Logo, the Third-Party Sponsor Logos or any Intellectual Property or mark of the Organiser confusingly similar with those logos;</w:t>
      </w:r>
      <w:commentRangeEnd w:id="30"/>
      <w:r>
        <w:rPr>
          <w:rStyle w:val="CommentReference"/>
          <w:rFonts w:eastAsiaTheme="minorHAnsi"/>
        </w:rPr>
        <w:commentReference w:id="30"/>
      </w:r>
    </w:p>
    <w:p w14:paraId="23359D5A" w14:textId="77777777" w:rsidR="00BA1D99" w:rsidRDefault="00BA1D99" w:rsidP="00BA1D99">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hAnsi="STC Forward" w:cs="STC Forward"/>
          <w:lang w:val="en-GB"/>
        </w:rPr>
      </w:pPr>
      <w:commentRangeStart w:id="31"/>
    </w:p>
    <w:p w14:paraId="5AE257AA" w14:textId="77777777" w:rsidR="00BA1D99" w:rsidRDefault="00BA1D99" w:rsidP="00BA1D99">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hAnsi="STC Forward" w:cs="STC Forward"/>
          <w:lang w:val="en-GB"/>
        </w:rPr>
      </w:pPr>
    </w:p>
    <w:commentRangeEnd w:id="31"/>
    <w:p w14:paraId="384A0A05" w14:textId="77777777" w:rsidR="00BA1D99" w:rsidRDefault="00BA1D99" w:rsidP="00BA1D99">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hAnsi="STC Forward" w:cs="STC Forward"/>
          <w:lang w:val="en-GB"/>
        </w:rPr>
      </w:pPr>
      <w:r>
        <w:rPr>
          <w:rStyle w:val="CommentReference"/>
        </w:rPr>
        <w:commentReference w:id="31"/>
      </w:r>
    </w:p>
    <w:p w14:paraId="0B6F45ED" w14:textId="77777777" w:rsidR="00BA1D99" w:rsidRDefault="00BA1D99" w:rsidP="00BA1D99">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hAnsi="STC Forward" w:cs="STC Forward"/>
          <w:lang w:val="en-GB"/>
        </w:rPr>
      </w:pPr>
    </w:p>
    <w:p w14:paraId="46DA3BFC" w14:textId="77777777" w:rsidR="00BA1D99" w:rsidRDefault="00BA1D99" w:rsidP="00BA1D99">
      <w:pPr>
        <w:pStyle w:val="HTMLPreformatted"/>
        <w:numPr>
          <w:ilvl w:val="0"/>
          <w:numId w:val="14"/>
        </w:numPr>
        <w:ind w:left="990" w:hanging="1080"/>
        <w:jc w:val="both"/>
        <w:rPr>
          <w:rFonts w:ascii="STC Forward" w:hAnsi="STC Forward" w:cs="STC Forward"/>
          <w:lang w:val="en-GB"/>
        </w:rPr>
      </w:pPr>
      <w:r>
        <w:rPr>
          <w:rFonts w:ascii="STC Forward" w:hAnsi="STC Forward" w:cs="STC Forward"/>
          <w:lang w:val="en-GB"/>
        </w:rPr>
        <w:t xml:space="preserve">the Sponsor shall terminate any permitted sub licence or other </w:t>
      </w:r>
      <w:bookmarkStart w:id="32" w:name="_9kMJI5YVt4666EMQ7vuirsuA"/>
      <w:r>
        <w:rPr>
          <w:rFonts w:ascii="STC Forward" w:hAnsi="STC Forward" w:cs="STC Forward"/>
          <w:lang w:val="en-GB"/>
        </w:rPr>
        <w:t>agreement</w:t>
      </w:r>
      <w:bookmarkEnd w:id="32"/>
      <w:r>
        <w:rPr>
          <w:rFonts w:ascii="STC Forward" w:hAnsi="STC Forward" w:cs="STC Forward"/>
          <w:lang w:val="en-GB"/>
        </w:rPr>
        <w:t xml:space="preserve"> or arrangement entered into by it in relation to the Sponsorship Rights with immediate effect; and</w:t>
      </w:r>
    </w:p>
    <w:p w14:paraId="3D3C16CD" w14:textId="77777777" w:rsidR="00BA1D99" w:rsidRDefault="00BA1D99" w:rsidP="00BA1D99">
      <w:pPr>
        <w:pStyle w:val="ListParagraph"/>
        <w:tabs>
          <w:tab w:val="left" w:pos="11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hAnsi="STC Forward" w:cs="STC Forward"/>
          <w:lang w:val="en-GB"/>
        </w:rPr>
      </w:pPr>
    </w:p>
    <w:p w14:paraId="454391A9" w14:textId="77777777" w:rsidR="00BA1D99" w:rsidRDefault="00BA1D99" w:rsidP="00BA1D99">
      <w:pPr>
        <w:pStyle w:val="HTMLPreformatted"/>
        <w:numPr>
          <w:ilvl w:val="0"/>
          <w:numId w:val="14"/>
        </w:numPr>
        <w:ind w:left="990" w:hanging="1080"/>
        <w:jc w:val="both"/>
        <w:rPr>
          <w:rFonts w:ascii="STC Forward" w:hAnsi="STC Forward" w:cs="STC Forward"/>
        </w:rPr>
      </w:pPr>
      <w:r>
        <w:rPr>
          <w:rFonts w:ascii="STC Forward" w:hAnsi="STC Forward" w:cs="STC Forward"/>
          <w:lang w:val="en-GB"/>
        </w:rPr>
        <w:t xml:space="preserve">Article </w:t>
      </w:r>
      <w:r>
        <w:rPr>
          <w:rFonts w:ascii="STC Forward" w:hAnsi="STC Forward" w:cs="STC Forward"/>
          <w:lang w:val="en-GB"/>
        </w:rPr>
        <w:fldChar w:fldCharType="begin"/>
      </w:r>
      <w:r>
        <w:rPr>
          <w:rFonts w:ascii="STC Forward" w:hAnsi="STC Forward" w:cs="STC Forward"/>
          <w:lang w:val="en-GB"/>
        </w:rPr>
        <w:instrText xml:space="preserve"> REF _9a264af8-7590-48ea-b646-88ffa33be242  \d " " \h \n   \* MERGEFORMAT </w:instrText>
      </w:r>
      <w:r>
        <w:rPr>
          <w:rFonts w:ascii="STC Forward" w:hAnsi="STC Forward" w:cs="STC Forward"/>
          <w:lang w:val="en-GB"/>
        </w:rPr>
      </w:r>
      <w:r>
        <w:rPr>
          <w:rFonts w:ascii="STC Forward" w:hAnsi="STC Forward" w:cs="STC Forward"/>
          <w:lang w:val="en-GB"/>
        </w:rPr>
        <w:fldChar w:fldCharType="separate"/>
      </w:r>
      <w:bookmarkStart w:id="33" w:name="_9kMHG5YVt4BB6CHMbN5xqysk0J1t9GGF69PX"/>
      <w:r>
        <w:rPr>
          <w:rFonts w:ascii="STC Forward" w:hAnsi="STC Forward" w:cs="STC Forward"/>
          <w:cs/>
          <w:lang w:val="en-GB"/>
        </w:rPr>
        <w:t>‎</w:t>
      </w:r>
      <w:r>
        <w:rPr>
          <w:rFonts w:ascii="STC Forward" w:hAnsi="STC Forward" w:cs="STC Forward"/>
          <w:lang w:val="en-GB"/>
        </w:rPr>
        <w:t>9</w:t>
      </w:r>
      <w:bookmarkEnd w:id="33"/>
      <w:r>
        <w:rPr>
          <w:rFonts w:ascii="STC Forward" w:hAnsi="STC Forward" w:cs="STC Forward"/>
          <w:lang w:val="en-GB"/>
        </w:rPr>
        <w:fldChar w:fldCharType="end"/>
      </w:r>
      <w:r>
        <w:rPr>
          <w:rFonts w:ascii="STC Forward" w:hAnsi="STC Forward" w:cs="STC Forward"/>
          <w:lang w:val="en-GB"/>
        </w:rPr>
        <w:t xml:space="preserve"> (Intellectual Property) and </w:t>
      </w:r>
      <w:r>
        <w:rPr>
          <w:rFonts w:ascii="STC Forward" w:hAnsi="STC Forward" w:cs="STC Forward"/>
          <w:lang w:val="en-GB"/>
        </w:rPr>
        <w:fldChar w:fldCharType="begin"/>
      </w:r>
      <w:r>
        <w:rPr>
          <w:rFonts w:ascii="STC Forward" w:hAnsi="STC Forward" w:cs="STC Forward"/>
          <w:lang w:val="en-GB"/>
        </w:rPr>
        <w:instrText xml:space="preserve"> REF _Ref_ContractCompanion_9kb9Ur037 \n \d " " \h \* MERGEFORMAT </w:instrText>
      </w:r>
      <w:r>
        <w:rPr>
          <w:rFonts w:ascii="STC Forward" w:hAnsi="STC Forward" w:cs="STC Forward"/>
          <w:lang w:val="en-GB"/>
        </w:rPr>
      </w:r>
      <w:r>
        <w:rPr>
          <w:rFonts w:ascii="STC Forward" w:hAnsi="STC Forward" w:cs="STC Forward"/>
          <w:lang w:val="en-GB"/>
        </w:rPr>
        <w:fldChar w:fldCharType="separate"/>
      </w:r>
      <w:bookmarkStart w:id="34" w:name="_9kMJI5YVt4BB6CEBFRJ1tpolwC8qu3CT"/>
      <w:r>
        <w:rPr>
          <w:rFonts w:ascii="STC Forward" w:hAnsi="STC Forward" w:cs="STC Forward"/>
          <w:cs/>
          <w:lang w:val="en-GB"/>
        </w:rPr>
        <w:t>‎</w:t>
      </w:r>
      <w:r>
        <w:rPr>
          <w:rFonts w:ascii="STC Forward" w:hAnsi="STC Forward" w:cs="STC Forward"/>
          <w:lang w:val="en-GB"/>
        </w:rPr>
        <w:t>1</w:t>
      </w:r>
      <w:bookmarkEnd w:id="34"/>
      <w:r>
        <w:rPr>
          <w:rFonts w:ascii="STC Forward" w:hAnsi="STC Forward" w:cs="STC Forward"/>
          <w:lang w:val="en-GB"/>
        </w:rPr>
        <w:fldChar w:fldCharType="end"/>
      </w:r>
      <w:r>
        <w:rPr>
          <w:rFonts w:ascii="STC Forward" w:hAnsi="STC Forward" w:cs="STC Forward"/>
          <w:lang w:val="en-GB"/>
        </w:rPr>
        <w:t>4 (Confidentiality) shall remain in effect, together with such provisions which expressly or by necessary implication will survive termination.</w:t>
      </w:r>
    </w:p>
    <w:p w14:paraId="4C37DC68" w14:textId="77777777" w:rsidR="00BA1D99" w:rsidRDefault="00BA1D99" w:rsidP="00BA1D99">
      <w:pPr>
        <w:pStyle w:val="HTMLPreformatted"/>
        <w:ind w:left="990"/>
        <w:jc w:val="both"/>
        <w:rPr>
          <w:rFonts w:ascii="STC Forward" w:hAnsi="STC Forward" w:cs="STC Forward"/>
          <w:lang w:val="en-GB"/>
        </w:rPr>
      </w:pPr>
    </w:p>
    <w:p w14:paraId="160F5DB9" w14:textId="77777777" w:rsidR="00BA1D99" w:rsidRDefault="00BA1D99" w:rsidP="00BA1D99">
      <w:pPr>
        <w:pStyle w:val="HTMLPreformatted"/>
        <w:numPr>
          <w:ilvl w:val="0"/>
          <w:numId w:val="2"/>
        </w:numPr>
        <w:spacing w:before="240" w:after="240"/>
        <w:ind w:hanging="450"/>
        <w:jc w:val="both"/>
        <w:rPr>
          <w:rFonts w:ascii="STC Forward" w:hAnsi="STC Forward" w:cs="STC Forward"/>
          <w:b/>
          <w:bCs/>
          <w:color w:val="000000" w:themeColor="text1"/>
          <w:sz w:val="22"/>
          <w:szCs w:val="22"/>
          <w:lang w:val="en-GB"/>
        </w:rPr>
      </w:pPr>
      <w:r>
        <w:rPr>
          <w:rFonts w:ascii="STC Forward" w:hAnsi="STC Forward" w:cs="STC Forward"/>
          <w:b/>
          <w:bCs/>
          <w:color w:val="000000" w:themeColor="text1"/>
          <w:sz w:val="22"/>
          <w:szCs w:val="22"/>
          <w:lang w:val="en-GB"/>
        </w:rPr>
        <w:t>MISCELLANOUS</w:t>
      </w:r>
    </w:p>
    <w:p w14:paraId="668B30CF" w14:textId="77777777" w:rsidR="00BA1D99" w:rsidRDefault="00BA1D99" w:rsidP="00BA1D99">
      <w:pPr>
        <w:pStyle w:val="HTMLPreformatted"/>
        <w:numPr>
          <w:ilvl w:val="1"/>
          <w:numId w:val="2"/>
        </w:numPr>
        <w:ind w:left="990" w:hanging="1076"/>
        <w:jc w:val="both"/>
        <w:rPr>
          <w:rFonts w:ascii="STC Forward" w:hAnsi="STC Forward" w:cs="STC Forward"/>
          <w:lang w:val="en-GB"/>
        </w:rPr>
      </w:pPr>
      <w:r>
        <w:rPr>
          <w:rFonts w:ascii="STC Forward" w:hAnsi="STC Forward" w:cs="STC Forward"/>
          <w:lang w:val="en-GB"/>
        </w:rPr>
        <w:t>No variation or amendment of this Agreement shall be effective unless it is made in writing and is signed by a duly authorised representative of the Parties.</w:t>
      </w:r>
    </w:p>
    <w:p w14:paraId="04DC74A8" w14:textId="77777777" w:rsidR="00BA1D99" w:rsidRDefault="00BA1D99" w:rsidP="00BA1D99">
      <w:pPr>
        <w:pStyle w:val="HTMLPreformatted"/>
        <w:jc w:val="both"/>
        <w:rPr>
          <w:rFonts w:ascii="STC Forward" w:hAnsi="STC Forward" w:cs="STC Forward"/>
          <w:b/>
          <w:bCs/>
          <w:sz w:val="10"/>
          <w:szCs w:val="10"/>
          <w:lang w:val="en-GB"/>
        </w:rPr>
      </w:pPr>
    </w:p>
    <w:p w14:paraId="18740363" w14:textId="77777777" w:rsidR="00BA1D99" w:rsidRDefault="00BA1D99" w:rsidP="00BA1D99">
      <w:pPr>
        <w:pStyle w:val="HTMLPreformatted"/>
        <w:numPr>
          <w:ilvl w:val="1"/>
          <w:numId w:val="2"/>
        </w:numPr>
        <w:ind w:left="990" w:hanging="1076"/>
        <w:jc w:val="both"/>
        <w:rPr>
          <w:rFonts w:ascii="STC Forward" w:hAnsi="STC Forward" w:cs="STC Forward"/>
          <w:lang w:val="en-GB"/>
        </w:rPr>
      </w:pPr>
      <w:r>
        <w:rPr>
          <w:rFonts w:ascii="STC Forward" w:hAnsi="STC Forward" w:cs="STC Forward"/>
          <w:lang w:val="en-GB"/>
        </w:rPr>
        <w:t>The failure to exercise, partial exercise or delay in exercising a right or remedy under this Agreement shall not constitute a waiver of that or any other right or remedy.</w:t>
      </w:r>
    </w:p>
    <w:p w14:paraId="35B2A2D7" w14:textId="77777777" w:rsidR="00BA1D99" w:rsidRDefault="00BA1D99" w:rsidP="00BA1D99">
      <w:pPr>
        <w:pStyle w:val="HTMLPreformatted"/>
        <w:ind w:left="916"/>
        <w:jc w:val="both"/>
        <w:rPr>
          <w:rFonts w:ascii="STC Forward" w:hAnsi="STC Forward" w:cs="STC Forward"/>
          <w:sz w:val="10"/>
          <w:szCs w:val="10"/>
          <w:lang w:val="en-GB"/>
        </w:rPr>
      </w:pPr>
    </w:p>
    <w:p w14:paraId="211DDC96" w14:textId="77777777" w:rsidR="00BA1D99" w:rsidRDefault="00BA1D99" w:rsidP="00BA1D99">
      <w:pPr>
        <w:pStyle w:val="HTMLPreformatted"/>
        <w:numPr>
          <w:ilvl w:val="1"/>
          <w:numId w:val="2"/>
        </w:numPr>
        <w:ind w:left="990" w:hanging="1076"/>
        <w:jc w:val="both"/>
        <w:rPr>
          <w:rFonts w:ascii="STC Forward" w:hAnsi="STC Forward" w:cs="STC Forward"/>
          <w:lang w:val="en-GB"/>
        </w:rPr>
      </w:pPr>
      <w:r>
        <w:rPr>
          <w:rFonts w:ascii="STC Forward" w:hAnsi="STC Forward" w:cs="STC Forward"/>
          <w:lang w:val="en-GB"/>
        </w:rPr>
        <w:t xml:space="preserve">The Parties may not assign, novate, transfer, any of its rights or obligations under this Agreement without the prior written consent of the other Party. </w:t>
      </w:r>
    </w:p>
    <w:p w14:paraId="11A42F1A" w14:textId="77777777" w:rsidR="00BA1D99" w:rsidRDefault="00BA1D99" w:rsidP="00BA1D99">
      <w:pPr>
        <w:pStyle w:val="HTMLPreformatted"/>
        <w:ind w:left="916"/>
        <w:jc w:val="both"/>
        <w:rPr>
          <w:rFonts w:ascii="STC Forward" w:hAnsi="STC Forward" w:cs="STC Forward"/>
          <w:b/>
          <w:bCs/>
          <w:sz w:val="10"/>
          <w:szCs w:val="10"/>
          <w:lang w:val="en-GB"/>
        </w:rPr>
      </w:pPr>
    </w:p>
    <w:p w14:paraId="62AFAC4B" w14:textId="77777777" w:rsidR="00BA1D99" w:rsidRDefault="00BA1D99" w:rsidP="00BA1D99">
      <w:pPr>
        <w:pStyle w:val="HTMLPreformatted"/>
        <w:numPr>
          <w:ilvl w:val="1"/>
          <w:numId w:val="2"/>
        </w:numPr>
        <w:ind w:left="990" w:hanging="1076"/>
        <w:jc w:val="both"/>
        <w:rPr>
          <w:rFonts w:ascii="STC Forward" w:hAnsi="STC Forward" w:cs="STC Forward"/>
          <w:lang w:val="en-GB"/>
        </w:rPr>
      </w:pPr>
      <w:r>
        <w:rPr>
          <w:rFonts w:ascii="STC Forward" w:hAnsi="STC Forward" w:cs="STC Forward"/>
          <w:lang w:val="en-GB"/>
        </w:rPr>
        <w:t>Any notice given under or in connection with this Agreement shall be in writing, in Arabic or English language and signed by or on behalf of the Party giving it and shall be delivered personally or by courier to the address above or by e-mail address set forth below or to such other address as notified by a Party from time to time to the other Party.</w:t>
      </w:r>
    </w:p>
    <w:p w14:paraId="0871ADC3" w14:textId="77777777" w:rsidR="00BA1D99" w:rsidRDefault="00BA1D99" w:rsidP="00BA1D99">
      <w:pPr>
        <w:pStyle w:val="ListParagraph"/>
        <w:tabs>
          <w:tab w:val="left" w:pos="2430"/>
          <w:tab w:val="left" w:pos="2748"/>
          <w:tab w:val="left" w:pos="3600"/>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hAnsi="STC Forward" w:cs="STC Forward"/>
          <w:lang w:val="en-GB"/>
        </w:rPr>
      </w:pPr>
    </w:p>
    <w:p w14:paraId="0C23D6A1" w14:textId="77777777" w:rsidR="00BA1D99" w:rsidRDefault="00BA1D99" w:rsidP="00BA1D99">
      <w:pPr>
        <w:pStyle w:val="HTMLPreformatted"/>
        <w:ind w:left="990"/>
        <w:jc w:val="both"/>
        <w:rPr>
          <w:rFonts w:ascii="STC Forward" w:hAnsi="STC Forward" w:cs="STC Forward"/>
          <w:lang w:val="en-GB"/>
        </w:rPr>
      </w:pPr>
    </w:p>
    <w:p w14:paraId="55ED8839" w14:textId="77777777" w:rsidR="00BA1D99" w:rsidRDefault="00BA1D99" w:rsidP="00BA1D99">
      <w:pPr>
        <w:pStyle w:val="HTMLPreformatted"/>
        <w:numPr>
          <w:ilvl w:val="0"/>
          <w:numId w:val="15"/>
        </w:numPr>
        <w:ind w:left="990" w:hanging="1080"/>
        <w:jc w:val="both"/>
        <w:rPr>
          <w:rFonts w:ascii="STC Forward" w:hAnsi="STC Forward" w:cs="STC Forward"/>
          <w:lang w:val="en-GB"/>
        </w:rPr>
      </w:pPr>
      <w:r>
        <w:rPr>
          <w:rFonts w:ascii="STC Forward" w:hAnsi="STC Forward" w:cs="STC Forward"/>
          <w:lang w:val="en-GB"/>
        </w:rPr>
        <w:t>Sponsor:    [</w:t>
      </w:r>
      <w:r>
        <w:rPr>
          <w:rFonts w:ascii="STC Forward" w:hAnsi="STC Forward" w:cs="STC Forward"/>
          <w:b/>
          <w:bCs/>
          <w:lang w:val="en-GB"/>
        </w:rPr>
        <w:t>Noura Alshaikh ]</w:t>
      </w:r>
      <w:r>
        <w:rPr>
          <w:rStyle w:val="FootnoteReference"/>
          <w:rFonts w:ascii="STC Forward" w:hAnsi="STC Forward" w:cs="STC Forward"/>
          <w:b/>
          <w:bCs/>
          <w:lang w:val="en-GB"/>
        </w:rPr>
        <w:footnoteReference w:id="3"/>
      </w:r>
    </w:p>
    <w:p w14:paraId="148FD338" w14:textId="77777777" w:rsidR="00BA1D99" w:rsidRDefault="00BA1D99" w:rsidP="00BA1D99">
      <w:pPr>
        <w:pStyle w:val="HTMLPreformatted"/>
        <w:ind w:left="990"/>
        <w:jc w:val="both"/>
        <w:rPr>
          <w:rFonts w:ascii="STC Forward" w:hAnsi="STC Forward" w:cs="STC Forward"/>
          <w:lang w:val="en-GB"/>
        </w:rPr>
      </w:pPr>
    </w:p>
    <w:p w14:paraId="6CA6BD05" w14:textId="77777777" w:rsidR="00BA1D99" w:rsidRDefault="00BA1D99" w:rsidP="00BA1D99">
      <w:pPr>
        <w:pStyle w:val="HTMLPreformatted"/>
        <w:ind w:left="990"/>
        <w:jc w:val="both"/>
        <w:rPr>
          <w:rFonts w:ascii="STC Forward" w:hAnsi="STC Forward" w:cs="STC Forward"/>
          <w:sz w:val="10"/>
          <w:szCs w:val="10"/>
          <w:lang w:val="en-GB"/>
        </w:rPr>
      </w:pPr>
    </w:p>
    <w:p w14:paraId="53AE5310" w14:textId="77777777" w:rsidR="00BA1D99" w:rsidRDefault="00BA1D99" w:rsidP="00BA1D99">
      <w:pPr>
        <w:pStyle w:val="HTMLPreformatted"/>
        <w:numPr>
          <w:ilvl w:val="0"/>
          <w:numId w:val="15"/>
        </w:numPr>
        <w:ind w:left="990" w:hanging="1080"/>
        <w:jc w:val="both"/>
        <w:rPr>
          <w:rFonts w:ascii="STC Forward" w:hAnsi="STC Forward" w:cs="STC Forward"/>
          <w:lang w:val="en-GB"/>
        </w:rPr>
      </w:pPr>
      <w:commentRangeStart w:id="35"/>
      <w:r>
        <w:rPr>
          <w:rFonts w:ascii="STC Forward" w:hAnsi="STC Forward" w:cs="STC Forward"/>
          <w:lang w:val="en-GB"/>
        </w:rPr>
        <w:t>Organizer: [</w:t>
      </w:r>
      <w:r>
        <w:rPr>
          <w:rFonts w:ascii="STC Forward" w:hAnsi="STC Forward" w:cs="STC Forward"/>
          <w:sz w:val="12"/>
          <w:szCs w:val="12"/>
          <w:lang w:val="en-GB"/>
        </w:rPr>
        <w:t>●</w:t>
      </w:r>
      <w:r>
        <w:rPr>
          <w:rFonts w:ascii="STC Forward" w:hAnsi="STC Forward" w:cs="STC Forward"/>
          <w:lang w:val="en-GB"/>
        </w:rPr>
        <w:t>]</w:t>
      </w:r>
      <w:r>
        <w:rPr>
          <w:rStyle w:val="FootnoteReference"/>
          <w:rFonts w:ascii="STC Forward" w:hAnsi="STC Forward" w:cs="STC Forward"/>
          <w:lang w:val="en-GB"/>
        </w:rPr>
        <w:footnoteReference w:id="4"/>
      </w:r>
      <w:commentRangeEnd w:id="35"/>
      <w:r>
        <w:rPr>
          <w:rStyle w:val="CommentReference"/>
          <w:rFonts w:eastAsiaTheme="minorHAnsi"/>
        </w:rPr>
        <w:commentReference w:id="35"/>
      </w:r>
      <w:r>
        <w:rPr>
          <w:rFonts w:ascii="STC Forward" w:hAnsi="STC Forward" w:cs="STC Forward"/>
          <w:lang w:val="en-GB"/>
        </w:rPr>
        <w:t>..........................</w:t>
      </w:r>
    </w:p>
    <w:p w14:paraId="61B57C87" w14:textId="77777777" w:rsidR="00BA1D99" w:rsidRDefault="00BA1D99" w:rsidP="00BA1D99">
      <w:pPr>
        <w:pStyle w:val="HTMLPreformatted"/>
        <w:ind w:left="990"/>
        <w:jc w:val="both"/>
        <w:rPr>
          <w:rFonts w:ascii="STC Forward" w:hAnsi="STC Forward" w:cs="STC Forward"/>
          <w:lang w:val="en-GB"/>
        </w:rPr>
      </w:pPr>
    </w:p>
    <w:p w14:paraId="0A774095" w14:textId="77777777" w:rsidR="00BA1D99" w:rsidRDefault="00BA1D99" w:rsidP="00BA1D99">
      <w:pPr>
        <w:pStyle w:val="HTMLPreformatted"/>
        <w:ind w:left="916"/>
        <w:jc w:val="both"/>
        <w:rPr>
          <w:rFonts w:ascii="STC Forward" w:hAnsi="STC Forward" w:cs="STC Forward"/>
          <w:b/>
          <w:bCs/>
          <w:sz w:val="10"/>
          <w:szCs w:val="10"/>
          <w:lang w:val="en-GB"/>
        </w:rPr>
      </w:pPr>
    </w:p>
    <w:p w14:paraId="1BF53912" w14:textId="77777777" w:rsidR="00BA1D99" w:rsidRDefault="00BA1D99" w:rsidP="00BA1D99">
      <w:pPr>
        <w:pStyle w:val="HTMLPreformatted"/>
        <w:numPr>
          <w:ilvl w:val="1"/>
          <w:numId w:val="2"/>
        </w:numPr>
        <w:ind w:left="990" w:hanging="1076"/>
        <w:jc w:val="both"/>
        <w:rPr>
          <w:rFonts w:ascii="STC Forward" w:hAnsi="STC Forward" w:cs="STC Forward"/>
          <w:lang w:val="en-GB"/>
        </w:rPr>
      </w:pPr>
      <w:r>
        <w:rPr>
          <w:rFonts w:ascii="STC Forward" w:hAnsi="STC Forward" w:cs="STC Forward"/>
          <w:lang w:val="en-GB"/>
        </w:rPr>
        <w:t>This Agreement shall not be deemed to create a joint venture, partnership, principal-agent, employer-employee, or similar relationship between Organizer and Sponsor.</w:t>
      </w:r>
    </w:p>
    <w:p w14:paraId="299B3012" w14:textId="77777777" w:rsidR="00BA1D99" w:rsidRDefault="00BA1D99" w:rsidP="00BA1D99">
      <w:pPr>
        <w:pStyle w:val="HTMLPreformatted"/>
        <w:ind w:left="840"/>
        <w:jc w:val="both"/>
        <w:rPr>
          <w:rFonts w:ascii="STC Forward" w:hAnsi="STC Forward" w:cs="STC Forward"/>
          <w:sz w:val="10"/>
          <w:szCs w:val="10"/>
          <w:lang w:val="en-GB"/>
        </w:rPr>
      </w:pPr>
    </w:p>
    <w:p w14:paraId="418FF5C9" w14:textId="77777777" w:rsidR="00BA1D99" w:rsidRDefault="00BA1D99" w:rsidP="00BA1D99">
      <w:pPr>
        <w:pStyle w:val="HTMLPreformatted"/>
        <w:numPr>
          <w:ilvl w:val="1"/>
          <w:numId w:val="2"/>
        </w:numPr>
        <w:ind w:left="990" w:hanging="1076"/>
        <w:jc w:val="both"/>
        <w:rPr>
          <w:rFonts w:ascii="STC Forward" w:hAnsi="STC Forward" w:cs="STC Forward"/>
          <w:lang w:val="en-GB"/>
        </w:rPr>
      </w:pPr>
      <w:r>
        <w:rPr>
          <w:rFonts w:ascii="STC Forward" w:hAnsi="STC Forward" w:cs="STC Forward"/>
          <w:lang w:val="en-GB"/>
        </w:rPr>
        <w:t>If any provision, or part of a provision, of this Agreement is found by any court or authority of competent jurisdiction to be illegal, invalid or unenforceable, that provision or part-provision shall be deemed not to form part of this Agreement, and the legality, validity or enforceability of the remainder of the provisions of this Agreement shall not be affected.</w:t>
      </w:r>
    </w:p>
    <w:p w14:paraId="4AD4F24A" w14:textId="77777777" w:rsidR="00BA1D99" w:rsidRDefault="00BA1D99" w:rsidP="00BA1D99">
      <w:pPr>
        <w:pStyle w:val="HTMLPreformatted"/>
        <w:jc w:val="both"/>
        <w:rPr>
          <w:rFonts w:ascii="STC Forward" w:hAnsi="STC Forward" w:cs="STC Forward"/>
          <w:sz w:val="10"/>
          <w:szCs w:val="10"/>
          <w:lang w:val="en-GB"/>
        </w:rPr>
      </w:pPr>
    </w:p>
    <w:p w14:paraId="665FEBA7" w14:textId="77777777" w:rsidR="00BA1D99" w:rsidRDefault="00BA1D99" w:rsidP="00BA1D99">
      <w:pPr>
        <w:pStyle w:val="HTMLPreformatted"/>
        <w:numPr>
          <w:ilvl w:val="1"/>
          <w:numId w:val="2"/>
        </w:numPr>
        <w:ind w:left="990" w:hanging="1076"/>
        <w:jc w:val="both"/>
        <w:rPr>
          <w:rFonts w:ascii="STC Forward" w:hAnsi="STC Forward" w:cs="STC Forward"/>
          <w:lang w:val="en-GB"/>
        </w:rPr>
      </w:pPr>
      <w:r>
        <w:rPr>
          <w:rFonts w:ascii="STC Forward" w:hAnsi="STC Forward" w:cs="STC Forward"/>
          <w:lang w:val="en-GB"/>
        </w:rPr>
        <w:t xml:space="preserve">The interpretation, construction and effect of this Agreement shall be governed by the laws of the Kingdom of Saudi Arabia. Any dispute, controversy or claim arising out of or relating to this Agreement, or the breach, termination or invalidity thereof, shall be referred to and finally settled by arbitration administered by the Saudi Center for Commercial Arbitration (SCCA) in accordance with its Arbitration Rules. The place of arbitration shall be Riyadh, </w:t>
      </w:r>
      <w:r>
        <w:rPr>
          <w:rFonts w:ascii="STC Forward" w:hAnsi="STC Forward" w:cs="STC Forward"/>
          <w:lang w:val="en-GB"/>
        </w:rPr>
        <w:lastRenderedPageBreak/>
        <w:t>Kingdom of Saudi Arabia. The language of arbitration shall be Arabic or English as mutually agreed by the Parties .</w:t>
      </w:r>
    </w:p>
    <w:p w14:paraId="08E05FA8" w14:textId="77777777" w:rsidR="00BA1D99" w:rsidRDefault="00BA1D99" w:rsidP="00BA1D99">
      <w:pPr>
        <w:pStyle w:val="HTMLPreformatted"/>
        <w:jc w:val="both"/>
        <w:rPr>
          <w:rFonts w:ascii="STC Forward" w:hAnsi="STC Forward" w:cs="STC Forward"/>
          <w:sz w:val="10"/>
          <w:szCs w:val="10"/>
          <w:lang w:val="en-GB"/>
        </w:rPr>
      </w:pPr>
    </w:p>
    <w:p w14:paraId="22C2586B" w14:textId="77777777" w:rsidR="00BA1D99" w:rsidRDefault="00BA1D99" w:rsidP="00BA1D99">
      <w:pPr>
        <w:pStyle w:val="HTMLPreformatted"/>
        <w:numPr>
          <w:ilvl w:val="1"/>
          <w:numId w:val="2"/>
        </w:numPr>
        <w:ind w:left="990" w:hanging="1076"/>
        <w:jc w:val="both"/>
        <w:rPr>
          <w:rFonts w:ascii="STC Forward" w:hAnsi="STC Forward" w:cs="STC Forward"/>
          <w:lang w:val="en-GB"/>
        </w:rPr>
      </w:pPr>
      <w:r>
        <w:rPr>
          <w:rFonts w:ascii="STC Forward" w:hAnsi="STC Forward" w:cs="STC Forward"/>
          <w:lang w:val="en-GB"/>
        </w:rPr>
        <w:t>This Agreement represents the entire Agreement between the parties and supersedes all other Agreements, express or implied, whether written or oral.</w:t>
      </w:r>
    </w:p>
    <w:p w14:paraId="14C6D70B" w14:textId="77777777" w:rsidR="00BA1D99" w:rsidRDefault="00BA1D99" w:rsidP="00BA1D99">
      <w:pPr>
        <w:pStyle w:val="ListParagraph"/>
        <w:tabs>
          <w:tab w:val="left" w:pos="2430"/>
          <w:tab w:val="left" w:pos="2748"/>
          <w:tab w:val="left" w:pos="3600"/>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hAnsi="STC Forward" w:cs="STC Forward"/>
          <w:lang w:val="en-GB"/>
        </w:rPr>
      </w:pPr>
    </w:p>
    <w:p w14:paraId="2B347021" w14:textId="77777777" w:rsidR="00BA1D99" w:rsidRDefault="00BA1D99" w:rsidP="00BA1D99">
      <w:pPr>
        <w:pStyle w:val="HTMLPreformatted"/>
        <w:numPr>
          <w:ilvl w:val="1"/>
          <w:numId w:val="2"/>
        </w:numPr>
        <w:ind w:left="990" w:hanging="1076"/>
        <w:jc w:val="both"/>
        <w:rPr>
          <w:rFonts w:ascii="STC Forward" w:hAnsi="STC Forward" w:cs="STC Forward"/>
          <w:lang w:val="en-GB"/>
        </w:rPr>
      </w:pPr>
      <w:bookmarkStart w:id="36" w:name="_1509119675-36360525"/>
      <w:bookmarkEnd w:id="36"/>
      <w:r>
        <w:rPr>
          <w:rFonts w:ascii="STC Forward" w:hAnsi="STC Forward" w:cs="STC Forward"/>
          <w:lang w:val="en-GB"/>
        </w:rPr>
        <w:t>No officer, member or employee of the Sponsor or its sub-contractor, no member of the governing body of the Sponsor and no other public officials of the Sponsor who exercise any functions or responsibilities in the review or Sponsor approval of this Agreement, shall participate in any decision relating to this Agreement which affects his or her personal interest or shall have any personal or pecuniary interest , direct or indirect in this Agreement.  The Sponsor agrees to notify the Organiser of any actual, perceived or potential conflicts of interest which could affect its performance of this Agreement and agrees to take action to resolve the conflict.  The Parties represent that no employee or agent of either Party has been or will be employed, retained, paid a fee or otherwise received or will receive any personal compensation from the other Party, or any of the other Party’s employees or agents directly or indirectly in connection with the negotiation of this Agreement or any associated documents.</w:t>
      </w:r>
    </w:p>
    <w:p w14:paraId="15BE5F22" w14:textId="77777777" w:rsidR="00BA1D99" w:rsidRDefault="00BA1D99" w:rsidP="00BA1D99">
      <w:pPr>
        <w:pStyle w:val="ListParagraph"/>
        <w:tabs>
          <w:tab w:val="left" w:pos="2430"/>
          <w:tab w:val="left" w:pos="2748"/>
          <w:tab w:val="left" w:pos="3600"/>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hAnsi="STC Forward" w:cs="STC Forward"/>
          <w:lang w:val="en-GB"/>
        </w:rPr>
      </w:pPr>
    </w:p>
    <w:p w14:paraId="43545738" w14:textId="77777777" w:rsidR="00BA1D99" w:rsidRDefault="00BA1D99" w:rsidP="00BA1D99">
      <w:pPr>
        <w:pStyle w:val="HTMLPreformatted"/>
        <w:numPr>
          <w:ilvl w:val="1"/>
          <w:numId w:val="2"/>
        </w:numPr>
        <w:ind w:left="990" w:hanging="1076"/>
        <w:jc w:val="both"/>
        <w:rPr>
          <w:rFonts w:ascii="STC Forward" w:hAnsi="STC Forward" w:cs="STC Forward"/>
          <w:lang w:val="en-GB"/>
        </w:rPr>
      </w:pPr>
      <w:r>
        <w:rPr>
          <w:rFonts w:ascii="STC Forward" w:hAnsi="STC Forward" w:cs="STC Forward"/>
          <w:lang w:val="en-GB"/>
        </w:rPr>
        <w:t xml:space="preserve">The Parties shall abide to the Saudi Arabian Anti-corruption laws including Bribery Prevention Law as amended from time to time. Any violation of this Article shall attract termination of this Agreement and legal actions. </w:t>
      </w:r>
    </w:p>
    <w:p w14:paraId="15A2DE35" w14:textId="77777777" w:rsidR="00BA1D99" w:rsidRDefault="00BA1D99" w:rsidP="00BA1D99">
      <w:pPr>
        <w:pStyle w:val="ListParagraph"/>
        <w:tabs>
          <w:tab w:val="left" w:pos="2430"/>
          <w:tab w:val="left" w:pos="2748"/>
          <w:tab w:val="left" w:pos="3600"/>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TC Forward" w:hAnsi="STC Forward" w:cs="STC Forward"/>
          <w:lang w:val="en-GB"/>
        </w:rPr>
      </w:pPr>
    </w:p>
    <w:p w14:paraId="24334915" w14:textId="77777777" w:rsidR="00BA1D99" w:rsidRDefault="00BA1D99" w:rsidP="00BA1D99">
      <w:pPr>
        <w:pStyle w:val="HTMLPreformatted"/>
        <w:numPr>
          <w:ilvl w:val="1"/>
          <w:numId w:val="2"/>
        </w:numPr>
        <w:ind w:left="990" w:hanging="1076"/>
        <w:jc w:val="both"/>
        <w:rPr>
          <w:rFonts w:ascii="STC Forward" w:hAnsi="STC Forward" w:cs="STC Forward"/>
          <w:lang w:val="en-GB"/>
        </w:rPr>
      </w:pPr>
      <w:r>
        <w:rPr>
          <w:rFonts w:ascii="STC Forward" w:hAnsi="STC Forward" w:cs="STC Forward"/>
          <w:lang w:val="en-GB"/>
        </w:rPr>
        <w:t>Both Partiesshall comply at all times with any Applicable Laws relating to data protection including Personal Data Protection Laws in the Kingdom of Saudi Arabia, any laws that may come into effect during the Term, in which case the Parties shall take all necessary steps to ensure compliance with such laws from the date on which they come into effect.  The Parties undertakes to ensure that appropriate technical and organisational measures are adopted by it against unauthorised or unlawful access to and processing of Personal Data and against accidental loss or destruction of, or damage to, Personal Data; and to comply with applicable data retention requirements under Applicable Laws.</w:t>
      </w:r>
    </w:p>
    <w:p w14:paraId="5E877C73" w14:textId="77777777" w:rsidR="00BA1D99" w:rsidRDefault="00BA1D99" w:rsidP="00BA1D99">
      <w:pPr>
        <w:pStyle w:val="HTMLPreformatted"/>
        <w:ind w:left="990"/>
        <w:jc w:val="both"/>
        <w:rPr>
          <w:rFonts w:ascii="STC Forward" w:hAnsi="STC Forward" w:cs="STC Forward"/>
          <w:lang w:val="en-GB"/>
        </w:rPr>
      </w:pPr>
    </w:p>
    <w:p w14:paraId="0EBE2F1B" w14:textId="77777777" w:rsidR="00BA1D99" w:rsidRDefault="00BA1D99" w:rsidP="00BA1D99">
      <w:pPr>
        <w:pStyle w:val="HTMLPreformatted"/>
        <w:ind w:left="990"/>
        <w:jc w:val="both"/>
        <w:rPr>
          <w:rFonts w:ascii="STC Forward" w:hAnsi="STC Forward" w:cs="STC Forward"/>
        </w:rPr>
      </w:pPr>
    </w:p>
    <w:p w14:paraId="3121E4CB" w14:textId="77777777" w:rsidR="00BA1D99" w:rsidRDefault="00BA1D99" w:rsidP="00BA1D99">
      <w:pPr>
        <w:pStyle w:val="HTMLPreformatted"/>
        <w:ind w:left="-86"/>
        <w:jc w:val="both"/>
        <w:rPr>
          <w:rFonts w:ascii="STC Forward" w:hAnsi="STC Forward" w:cs="STC Forward"/>
        </w:rPr>
      </w:pPr>
      <w:r>
        <w:rPr>
          <w:rFonts w:ascii="STC Forward" w:hAnsi="STC Forward" w:cs="STC Forward"/>
          <w:lang w:val="en-GB"/>
        </w:rPr>
        <w:t>.</w:t>
      </w:r>
      <w:bookmarkStart w:id="37" w:name="_1509119677-36356625"/>
      <w:bookmarkEnd w:id="37"/>
    </w:p>
    <w:p w14:paraId="7C530C3F" w14:textId="77777777" w:rsidR="00BA1D99" w:rsidRDefault="00BA1D99" w:rsidP="00BA1D99">
      <w:pPr>
        <w:pStyle w:val="HTMLPreformatted"/>
        <w:ind w:left="990"/>
        <w:jc w:val="both"/>
        <w:rPr>
          <w:rFonts w:ascii="STC Forward" w:hAnsi="STC Forward" w:cs="STC Forward"/>
          <w:lang w:val="en-GB"/>
        </w:rPr>
      </w:pPr>
    </w:p>
    <w:p w14:paraId="1909B830" w14:textId="77777777" w:rsidR="00BA1D99" w:rsidRDefault="00BA1D99" w:rsidP="00BA1D99">
      <w:pPr>
        <w:pStyle w:val="HTMLPreformatted"/>
        <w:jc w:val="both"/>
        <w:rPr>
          <w:rFonts w:ascii="STC Forward" w:hAnsi="STC Forward" w:cs="STC Forward"/>
          <w:lang w:val="en-GB"/>
        </w:rPr>
      </w:pPr>
    </w:p>
    <w:p w14:paraId="24EBC11C" w14:textId="77777777" w:rsidR="00BA1D99" w:rsidRDefault="00BA1D99" w:rsidP="00BA1D99">
      <w:pPr>
        <w:pStyle w:val="HTMLPreformatted"/>
        <w:ind w:left="-90"/>
        <w:jc w:val="both"/>
        <w:rPr>
          <w:rFonts w:ascii="STC Forward" w:hAnsi="STC Forward" w:cs="STC Forward"/>
          <w:lang w:val="en-GB"/>
        </w:rPr>
      </w:pPr>
      <w:r>
        <w:rPr>
          <w:rFonts w:ascii="STC Forward" w:hAnsi="STC Forward" w:cs="STC Forward"/>
          <w:b/>
          <w:bCs/>
          <w:lang w:val="en-GB"/>
        </w:rPr>
        <w:t>IN WITNESS WHEREOF</w:t>
      </w:r>
      <w:r>
        <w:rPr>
          <w:rFonts w:ascii="STC Forward" w:hAnsi="STC Forward" w:cs="STC Forward"/>
          <w:lang w:val="en-GB"/>
        </w:rPr>
        <w:t>, the Parties hereto have caused this Agreement to be executed by their duly authorized representatives, as of the date first set forth above.</w:t>
      </w:r>
    </w:p>
    <w:p w14:paraId="035C2771" w14:textId="77777777" w:rsidR="00BA1D99" w:rsidRDefault="00BA1D99" w:rsidP="00BA1D99">
      <w:pPr>
        <w:pStyle w:val="HTMLPreformatted"/>
        <w:ind w:left="120"/>
        <w:rPr>
          <w:rFonts w:ascii="STC Forward" w:hAnsi="STC Forward" w:cs="STC Forward"/>
          <w:lang w:val="en-GB"/>
        </w:rPr>
      </w:pPr>
    </w:p>
    <w:tbl>
      <w:tblPr>
        <w:tblStyle w:val="TableGrid1"/>
        <w:tblpPr w:leftFromText="181" w:rightFromText="181" w:vertAnchor="text" w:horzAnchor="margin" w:tblpXSpec="center" w:tblpY="1"/>
        <w:tblOverlap w:val="never"/>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2"/>
        <w:gridCol w:w="4574"/>
      </w:tblGrid>
      <w:tr w:rsidR="00BA1D99" w14:paraId="5C2BDFE5" w14:textId="77777777" w:rsidTr="00BA1D99">
        <w:trPr>
          <w:cantSplit/>
          <w:trHeight w:val="976"/>
        </w:trPr>
        <w:tc>
          <w:tcPr>
            <w:tcW w:w="4611" w:type="dxa"/>
            <w:vAlign w:val="center"/>
            <w:hideMark/>
          </w:tcPr>
          <w:p w14:paraId="0161CC7B" w14:textId="77777777" w:rsidR="00BA1D99" w:rsidRDefault="00BA1D99">
            <w:pPr>
              <w:overflowPunct w:val="0"/>
              <w:autoSpaceDE w:val="0"/>
              <w:autoSpaceDN w:val="0"/>
              <w:adjustRightInd w:val="0"/>
              <w:spacing w:after="120" w:line="240" w:lineRule="auto"/>
              <w:textAlignment w:val="baseline"/>
              <w:rPr>
                <w:rFonts w:ascii="STC Forward" w:hAnsi="STC Forward" w:cs="STC Forward"/>
                <w:lang w:val="en-GB"/>
              </w:rPr>
            </w:pPr>
            <w:r>
              <w:rPr>
                <w:rFonts w:ascii="STC Forward" w:hAnsi="STC Forward" w:cs="STC Forward"/>
                <w:lang w:val="en-GB"/>
              </w:rPr>
              <w:t>For and on behalf of</w:t>
            </w:r>
          </w:p>
          <w:p w14:paraId="1FEE4787" w14:textId="77777777" w:rsidR="00BA1D99" w:rsidRDefault="00BA1D99">
            <w:pPr>
              <w:overflowPunct w:val="0"/>
              <w:autoSpaceDE w:val="0"/>
              <w:autoSpaceDN w:val="0"/>
              <w:adjustRightInd w:val="0"/>
              <w:spacing w:after="120" w:line="240" w:lineRule="auto"/>
              <w:textAlignment w:val="baseline"/>
              <w:rPr>
                <w:rFonts w:ascii="STC Forward" w:hAnsi="STC Forward" w:cs="STC Forward"/>
                <w:lang w:val="en-GB"/>
              </w:rPr>
            </w:pPr>
            <w:r>
              <w:rPr>
                <w:rFonts w:ascii="STC Forward" w:hAnsi="STC Forward" w:cs="STC Forward"/>
                <w:b/>
                <w:bCs/>
                <w:lang w:val="en-GB"/>
              </w:rPr>
              <w:t>THE ORGANIZER</w:t>
            </w:r>
          </w:p>
        </w:tc>
        <w:tc>
          <w:tcPr>
            <w:tcW w:w="4739" w:type="dxa"/>
            <w:vAlign w:val="center"/>
            <w:hideMark/>
          </w:tcPr>
          <w:p w14:paraId="133ACC68" w14:textId="77777777" w:rsidR="00BA1D99" w:rsidRDefault="00BA1D99">
            <w:pPr>
              <w:overflowPunct w:val="0"/>
              <w:autoSpaceDE w:val="0"/>
              <w:autoSpaceDN w:val="0"/>
              <w:adjustRightInd w:val="0"/>
              <w:spacing w:after="120" w:line="240" w:lineRule="auto"/>
              <w:textAlignment w:val="baseline"/>
              <w:rPr>
                <w:rFonts w:ascii="STC Forward" w:hAnsi="STC Forward" w:cs="STC Forward"/>
                <w:lang w:val="en-GB"/>
              </w:rPr>
            </w:pPr>
            <w:r>
              <w:rPr>
                <w:rFonts w:ascii="STC Forward" w:hAnsi="STC Forward" w:cs="STC Forward"/>
                <w:lang w:val="en-GB"/>
              </w:rPr>
              <w:t>For and on behalf of</w:t>
            </w:r>
          </w:p>
          <w:p w14:paraId="51C05FE6" w14:textId="77777777" w:rsidR="00BA1D99" w:rsidRDefault="00BA1D99">
            <w:pPr>
              <w:overflowPunct w:val="0"/>
              <w:autoSpaceDE w:val="0"/>
              <w:autoSpaceDN w:val="0"/>
              <w:adjustRightInd w:val="0"/>
              <w:spacing w:after="120" w:line="240" w:lineRule="auto"/>
              <w:ind w:left="106"/>
              <w:textAlignment w:val="baseline"/>
              <w:rPr>
                <w:rFonts w:ascii="STC Forward" w:hAnsi="STC Forward" w:cs="STC Forward"/>
                <w:lang w:val="en-GB"/>
              </w:rPr>
            </w:pPr>
            <w:r>
              <w:rPr>
                <w:rFonts w:ascii="STC Forward" w:hAnsi="STC Forward" w:cs="STC Forward"/>
                <w:b/>
                <w:bCs/>
                <w:lang w:val="en-GB"/>
              </w:rPr>
              <w:t>THE SPONSOR</w:t>
            </w:r>
          </w:p>
        </w:tc>
      </w:tr>
      <w:tr w:rsidR="00BA1D99" w14:paraId="1D9B95A5" w14:textId="77777777" w:rsidTr="00BA1D99">
        <w:trPr>
          <w:cantSplit/>
          <w:trHeight w:val="881"/>
        </w:trPr>
        <w:tc>
          <w:tcPr>
            <w:tcW w:w="4611" w:type="dxa"/>
            <w:vAlign w:val="center"/>
            <w:hideMark/>
          </w:tcPr>
          <w:p w14:paraId="1A39348D" w14:textId="77777777" w:rsidR="00BA1D99" w:rsidRDefault="00BA1D99">
            <w:pPr>
              <w:overflowPunct w:val="0"/>
              <w:autoSpaceDE w:val="0"/>
              <w:autoSpaceDN w:val="0"/>
              <w:adjustRightInd w:val="0"/>
              <w:spacing w:after="120" w:line="240" w:lineRule="auto"/>
              <w:textAlignment w:val="baseline"/>
              <w:rPr>
                <w:rFonts w:ascii="STC Forward" w:eastAsia="Times New Roman" w:hAnsi="STC Forward" w:cs="STC Forward"/>
                <w:b/>
                <w:bCs/>
                <w:sz w:val="20"/>
                <w:szCs w:val="20"/>
                <w:lang w:val="en-GB"/>
              </w:rPr>
            </w:pPr>
            <w:r>
              <w:rPr>
                <w:rFonts w:ascii="STC Forward" w:eastAsia="Times New Roman" w:hAnsi="STC Forward" w:cs="STC Forward"/>
                <w:b/>
                <w:bCs/>
                <w:sz w:val="20"/>
                <w:szCs w:val="20"/>
                <w:lang w:val="en-GB"/>
              </w:rPr>
              <w:t>Name:</w:t>
            </w:r>
            <w:r>
              <w:rPr>
                <w:rStyle w:val="FooterChar"/>
                <w:rFonts w:asciiTheme="majorBidi" w:eastAsiaTheme="minorHAnsi" w:hAnsiTheme="majorBidi" w:cstheme="majorBidi"/>
                <w:b/>
                <w:bCs/>
                <w:lang w:val="en-GB"/>
              </w:rPr>
              <w:t xml:space="preserve"> </w:t>
            </w:r>
            <w:r>
              <w:rPr>
                <w:rStyle w:val="Capitals"/>
                <w:rFonts w:asciiTheme="majorBidi" w:hAnsiTheme="majorBidi" w:cstheme="majorBidi"/>
                <w:b/>
                <w:bCs/>
              </w:rPr>
              <w:t>Dr. Badr Al Badr</w:t>
            </w:r>
          </w:p>
        </w:tc>
        <w:tc>
          <w:tcPr>
            <w:tcW w:w="4739" w:type="dxa"/>
            <w:vAlign w:val="center"/>
            <w:hideMark/>
          </w:tcPr>
          <w:p w14:paraId="1FA1CF54" w14:textId="77777777" w:rsidR="00BA1D99" w:rsidRDefault="00BA1D99">
            <w:pPr>
              <w:overflowPunct w:val="0"/>
              <w:autoSpaceDE w:val="0"/>
              <w:autoSpaceDN w:val="0"/>
              <w:adjustRightInd w:val="0"/>
              <w:spacing w:after="120" w:line="240" w:lineRule="auto"/>
              <w:textAlignment w:val="baseline"/>
              <w:rPr>
                <w:rFonts w:ascii="STC Forward" w:eastAsia="Times New Roman" w:hAnsi="STC Forward" w:cs="STC Forward"/>
                <w:b/>
                <w:bCs/>
                <w:sz w:val="20"/>
                <w:szCs w:val="20"/>
                <w:lang w:val="en-GB"/>
              </w:rPr>
            </w:pPr>
            <w:r>
              <w:rPr>
                <w:rFonts w:ascii="STC Forward" w:eastAsia="Times New Roman" w:hAnsi="STC Forward" w:cs="STC Forward"/>
                <w:b/>
                <w:bCs/>
                <w:sz w:val="20"/>
                <w:szCs w:val="20"/>
                <w:lang w:val="en-GB"/>
              </w:rPr>
              <w:t>Name: Bader Almobty</w:t>
            </w:r>
          </w:p>
        </w:tc>
      </w:tr>
      <w:tr w:rsidR="00BA1D99" w14:paraId="0E4A2F6D" w14:textId="77777777" w:rsidTr="00BA1D99">
        <w:trPr>
          <w:cantSplit/>
          <w:trHeight w:val="881"/>
        </w:trPr>
        <w:tc>
          <w:tcPr>
            <w:tcW w:w="4611" w:type="dxa"/>
            <w:vAlign w:val="center"/>
            <w:hideMark/>
          </w:tcPr>
          <w:p w14:paraId="74C8A365" w14:textId="77777777" w:rsidR="00BA1D99" w:rsidRDefault="00BA1D99">
            <w:pPr>
              <w:spacing w:after="360" w:line="240" w:lineRule="auto"/>
              <w:rPr>
                <w:rFonts w:ascii="STC Forward" w:hAnsi="STC Forward" w:cs="STC Forward"/>
                <w:b/>
                <w:bCs/>
                <w:sz w:val="20"/>
                <w:szCs w:val="20"/>
                <w:lang w:val="en-GB"/>
              </w:rPr>
            </w:pPr>
            <w:r>
              <w:rPr>
                <w:rFonts w:ascii="STC Forward" w:hAnsi="STC Forward" w:cs="STC Forward"/>
                <w:b/>
                <w:bCs/>
                <w:sz w:val="20"/>
                <w:szCs w:val="20"/>
                <w:lang w:val="en-GB"/>
              </w:rPr>
              <w:t>Title: CEO</w:t>
            </w:r>
          </w:p>
        </w:tc>
        <w:tc>
          <w:tcPr>
            <w:tcW w:w="4739" w:type="dxa"/>
            <w:vAlign w:val="center"/>
            <w:hideMark/>
          </w:tcPr>
          <w:p w14:paraId="50314C55" w14:textId="77777777" w:rsidR="00BA1D99" w:rsidRDefault="00BA1D99">
            <w:pPr>
              <w:spacing w:after="360" w:line="240" w:lineRule="auto"/>
              <w:rPr>
                <w:rFonts w:ascii="STC Forward" w:hAnsi="STC Forward" w:cs="STC Forward"/>
                <w:b/>
                <w:bCs/>
                <w:sz w:val="20"/>
                <w:szCs w:val="20"/>
                <w:lang w:val="en-GB"/>
              </w:rPr>
            </w:pPr>
            <w:commentRangeStart w:id="38"/>
            <w:commentRangeStart w:id="39"/>
            <w:r>
              <w:rPr>
                <w:rFonts w:ascii="STC Forward" w:hAnsi="STC Forward" w:cs="STC Forward"/>
                <w:b/>
                <w:bCs/>
                <w:sz w:val="20"/>
                <w:szCs w:val="20"/>
                <w:lang w:val="en-GB"/>
              </w:rPr>
              <w:t>Title: Relations &amp; Partnerships GM</w:t>
            </w:r>
            <w:commentRangeEnd w:id="38"/>
            <w:r>
              <w:rPr>
                <w:rStyle w:val="CommentReference"/>
              </w:rPr>
              <w:commentReference w:id="38"/>
            </w:r>
            <w:commentRangeEnd w:id="39"/>
            <w:r>
              <w:rPr>
                <w:rStyle w:val="CommentReference"/>
              </w:rPr>
              <w:commentReference w:id="39"/>
            </w:r>
          </w:p>
        </w:tc>
      </w:tr>
      <w:tr w:rsidR="00BA1D99" w14:paraId="71CA3045" w14:textId="77777777" w:rsidTr="00BA1D99">
        <w:trPr>
          <w:cantSplit/>
          <w:trHeight w:val="881"/>
        </w:trPr>
        <w:tc>
          <w:tcPr>
            <w:tcW w:w="4611" w:type="dxa"/>
            <w:vAlign w:val="center"/>
            <w:hideMark/>
          </w:tcPr>
          <w:p w14:paraId="4F0A1435" w14:textId="77777777" w:rsidR="00BA1D99" w:rsidRDefault="00BA1D99">
            <w:pPr>
              <w:spacing w:after="360" w:line="240" w:lineRule="auto"/>
              <w:rPr>
                <w:rFonts w:ascii="STC Forward" w:hAnsi="STC Forward" w:cs="STC Forward"/>
                <w:b/>
                <w:bCs/>
                <w:sz w:val="20"/>
                <w:szCs w:val="20"/>
                <w:lang w:val="en-GB"/>
              </w:rPr>
            </w:pPr>
            <w:r>
              <w:rPr>
                <w:rFonts w:ascii="STC Forward" w:hAnsi="STC Forward" w:cs="STC Forward"/>
                <w:b/>
                <w:bCs/>
                <w:sz w:val="20"/>
                <w:szCs w:val="20"/>
                <w:lang w:val="en-GB"/>
              </w:rPr>
              <w:t>Date:</w:t>
            </w:r>
          </w:p>
        </w:tc>
        <w:tc>
          <w:tcPr>
            <w:tcW w:w="4739" w:type="dxa"/>
            <w:vAlign w:val="center"/>
            <w:hideMark/>
          </w:tcPr>
          <w:p w14:paraId="50B60427" w14:textId="77777777" w:rsidR="00BA1D99" w:rsidRDefault="00BA1D99">
            <w:pPr>
              <w:spacing w:after="360" w:line="240" w:lineRule="auto"/>
              <w:rPr>
                <w:rFonts w:ascii="STC Forward" w:hAnsi="STC Forward" w:cs="STC Forward"/>
                <w:b/>
                <w:bCs/>
                <w:sz w:val="20"/>
                <w:szCs w:val="20"/>
                <w:lang w:val="en-GB"/>
              </w:rPr>
            </w:pPr>
            <w:r>
              <w:rPr>
                <w:rFonts w:ascii="STC Forward" w:hAnsi="STC Forward" w:cs="STC Forward"/>
                <w:b/>
                <w:bCs/>
                <w:sz w:val="20"/>
                <w:szCs w:val="20"/>
                <w:lang w:val="en-GB"/>
              </w:rPr>
              <w:t>Date:</w:t>
            </w:r>
          </w:p>
        </w:tc>
      </w:tr>
      <w:tr w:rsidR="00BA1D99" w14:paraId="2C51555E" w14:textId="77777777" w:rsidTr="00BA1D99">
        <w:trPr>
          <w:cantSplit/>
          <w:trHeight w:val="881"/>
        </w:trPr>
        <w:tc>
          <w:tcPr>
            <w:tcW w:w="4611" w:type="dxa"/>
            <w:vAlign w:val="center"/>
            <w:hideMark/>
          </w:tcPr>
          <w:p w14:paraId="74AABAAE" w14:textId="77777777" w:rsidR="00BA1D99" w:rsidRDefault="00BA1D99">
            <w:pPr>
              <w:spacing w:after="360" w:line="240" w:lineRule="auto"/>
              <w:rPr>
                <w:rFonts w:ascii="STC Forward" w:hAnsi="STC Forward" w:cs="STC Forward"/>
                <w:b/>
                <w:bCs/>
                <w:sz w:val="20"/>
                <w:szCs w:val="20"/>
                <w:lang w:val="en-GB"/>
              </w:rPr>
            </w:pPr>
            <w:r>
              <w:rPr>
                <w:rFonts w:ascii="STC Forward" w:hAnsi="STC Forward" w:cs="STC Forward"/>
                <w:b/>
                <w:bCs/>
                <w:sz w:val="20"/>
                <w:szCs w:val="20"/>
                <w:lang w:val="en-GB"/>
              </w:rPr>
              <w:t>Signature:</w:t>
            </w:r>
          </w:p>
        </w:tc>
        <w:tc>
          <w:tcPr>
            <w:tcW w:w="4739" w:type="dxa"/>
            <w:vAlign w:val="center"/>
            <w:hideMark/>
          </w:tcPr>
          <w:p w14:paraId="54C8898A" w14:textId="77777777" w:rsidR="00BA1D99" w:rsidRDefault="00BA1D99">
            <w:pPr>
              <w:spacing w:after="360" w:line="240" w:lineRule="auto"/>
              <w:rPr>
                <w:rFonts w:ascii="STC Forward" w:hAnsi="STC Forward" w:cs="STC Forward"/>
                <w:b/>
                <w:bCs/>
                <w:sz w:val="20"/>
                <w:szCs w:val="20"/>
                <w:lang w:val="en-GB"/>
              </w:rPr>
            </w:pPr>
            <w:r>
              <w:rPr>
                <w:rFonts w:ascii="STC Forward" w:hAnsi="STC Forward" w:cs="STC Forward"/>
                <w:b/>
                <w:bCs/>
                <w:sz w:val="20"/>
                <w:szCs w:val="20"/>
                <w:lang w:val="en-GB"/>
              </w:rPr>
              <w:t>Signature:</w:t>
            </w:r>
          </w:p>
        </w:tc>
      </w:tr>
    </w:tbl>
    <w:p w14:paraId="4744AFA5" w14:textId="77777777" w:rsidR="00BA1D99" w:rsidRDefault="00BA1D99" w:rsidP="00BA1D99">
      <w:pPr>
        <w:pStyle w:val="HTMLPreformatted"/>
        <w:rPr>
          <w:rFonts w:ascii="STC Forward" w:hAnsi="STC Forward" w:cs="STC Forward"/>
          <w:lang w:val="en-GB"/>
        </w:rPr>
      </w:pPr>
    </w:p>
    <w:p w14:paraId="31132522" w14:textId="77777777" w:rsidR="00BA1D99" w:rsidRDefault="00BA1D99" w:rsidP="00BA1D99">
      <w:pPr>
        <w:pStyle w:val="HTMLPreformatted"/>
        <w:rPr>
          <w:rFonts w:ascii="STC Forward" w:hAnsi="STC Forward" w:cs="STC Forward"/>
          <w:lang w:val="en-GB"/>
        </w:rPr>
      </w:pPr>
    </w:p>
    <w:p w14:paraId="46845B2C" w14:textId="77777777" w:rsidR="00BA1D99" w:rsidRDefault="00BA1D99" w:rsidP="00BA1D99">
      <w:pPr>
        <w:pStyle w:val="HTMLPreformatted"/>
        <w:rPr>
          <w:rFonts w:ascii="STC Forward" w:hAnsi="STC Forward" w:cs="STC Forward"/>
          <w:lang w:val="en-GB"/>
        </w:rPr>
      </w:pPr>
    </w:p>
    <w:p w14:paraId="5EAA8E4F" w14:textId="77777777" w:rsidR="00BA1D99" w:rsidRDefault="00BA1D99" w:rsidP="00BA1D99">
      <w:pPr>
        <w:pStyle w:val="HTMLPreformatted"/>
        <w:rPr>
          <w:rFonts w:ascii="STC Forward" w:hAnsi="STC Forward" w:cs="STC Forward"/>
          <w:lang w:val="en-GB"/>
        </w:rPr>
      </w:pPr>
    </w:p>
    <w:p w14:paraId="5022590B" w14:textId="77777777" w:rsidR="00BA1D99" w:rsidRDefault="00BA1D99" w:rsidP="00BA1D99">
      <w:pPr>
        <w:pStyle w:val="HTMLPreformatted"/>
        <w:rPr>
          <w:rFonts w:ascii="STC Forward" w:hAnsi="STC Forward" w:cs="STC Forward"/>
          <w:lang w:val="en-GB"/>
        </w:rPr>
      </w:pPr>
    </w:p>
    <w:p w14:paraId="50BEEDDC" w14:textId="77777777" w:rsidR="00BA1D99" w:rsidRDefault="00BA1D99" w:rsidP="00BA1D99">
      <w:pPr>
        <w:pStyle w:val="HTMLPreformatted"/>
        <w:rPr>
          <w:rFonts w:ascii="STC Forward" w:hAnsi="STC Forward" w:cs="STC Forward"/>
          <w:lang w:val="en-GB"/>
        </w:rPr>
      </w:pPr>
    </w:p>
    <w:p w14:paraId="47B7FC38" w14:textId="77777777" w:rsidR="00BA1D99" w:rsidRDefault="00BA1D99" w:rsidP="00BA1D99">
      <w:pPr>
        <w:pStyle w:val="HTMLPreformatted"/>
        <w:rPr>
          <w:rFonts w:ascii="STC Forward" w:hAnsi="STC Forward" w:cs="STC Forward"/>
          <w:lang w:val="en-GB"/>
        </w:rPr>
      </w:pPr>
    </w:p>
    <w:p w14:paraId="7853CE60" w14:textId="77777777" w:rsidR="00BA1D99" w:rsidRDefault="00BA1D99" w:rsidP="00BA1D99">
      <w:pPr>
        <w:pStyle w:val="HTMLPreformatted"/>
        <w:rPr>
          <w:rFonts w:ascii="STC Forward" w:hAnsi="STC Forward" w:cs="STC Forward"/>
          <w:lang w:val="en-GB"/>
        </w:rPr>
      </w:pPr>
    </w:p>
    <w:p w14:paraId="42213781" w14:textId="77777777" w:rsidR="00BA1D99" w:rsidRDefault="00BA1D99" w:rsidP="00BA1D99">
      <w:pPr>
        <w:pStyle w:val="HTMLPreformatted"/>
        <w:rPr>
          <w:rFonts w:ascii="STC Forward" w:hAnsi="STC Forward" w:cs="STC Forward"/>
          <w:lang w:val="en-GB"/>
        </w:rPr>
      </w:pPr>
    </w:p>
    <w:p w14:paraId="0F5B28CE" w14:textId="77777777" w:rsidR="00BA1D99" w:rsidRDefault="00BA1D99" w:rsidP="00BA1D99">
      <w:pPr>
        <w:pStyle w:val="HTMLPreformatted"/>
        <w:rPr>
          <w:rFonts w:ascii="STC Forward" w:hAnsi="STC Forward" w:cs="STC Forward"/>
          <w:lang w:val="en-GB"/>
        </w:rPr>
      </w:pPr>
    </w:p>
    <w:p w14:paraId="3739319E" w14:textId="77777777" w:rsidR="00BA1D99" w:rsidRDefault="00BA1D99" w:rsidP="00BA1D99">
      <w:pPr>
        <w:pStyle w:val="HTMLPreformatted"/>
        <w:rPr>
          <w:rFonts w:ascii="STC Forward" w:hAnsi="STC Forward" w:cs="STC Forward"/>
          <w:lang w:val="en-GB"/>
        </w:rPr>
      </w:pPr>
    </w:p>
    <w:p w14:paraId="28313884" w14:textId="77777777" w:rsidR="00BA1D99" w:rsidRDefault="00BA1D99" w:rsidP="00BA1D99">
      <w:pPr>
        <w:pStyle w:val="HTMLPreformatted"/>
        <w:rPr>
          <w:rFonts w:ascii="STC Forward" w:hAnsi="STC Forward" w:cs="STC Forward"/>
          <w:lang w:val="en-GB"/>
        </w:rPr>
      </w:pPr>
    </w:p>
    <w:p w14:paraId="0351E9B0" w14:textId="77777777" w:rsidR="00BA1D99" w:rsidRDefault="00BA1D99" w:rsidP="00BA1D99">
      <w:pPr>
        <w:pStyle w:val="HTMLPreformatted"/>
        <w:rPr>
          <w:rFonts w:ascii="STC Forward" w:hAnsi="STC Forward" w:cs="STC Forward"/>
          <w:lang w:val="en-GB"/>
        </w:rPr>
      </w:pPr>
    </w:p>
    <w:p w14:paraId="787EAE38" w14:textId="77777777" w:rsidR="00BA1D99" w:rsidRDefault="00BA1D99" w:rsidP="00BA1D99">
      <w:pPr>
        <w:pStyle w:val="HTMLPreformatted"/>
        <w:rPr>
          <w:rFonts w:ascii="STC Forward" w:hAnsi="STC Forward" w:cs="STC Forward"/>
          <w:lang w:val="en-GB"/>
        </w:rPr>
      </w:pPr>
    </w:p>
    <w:p w14:paraId="2EEE9DC6" w14:textId="77777777" w:rsidR="00BA1D99" w:rsidRDefault="00BA1D99" w:rsidP="00BA1D99">
      <w:pPr>
        <w:pStyle w:val="HTMLPreformatted"/>
        <w:rPr>
          <w:rFonts w:ascii="STC Forward" w:hAnsi="STC Forward" w:cs="STC Forward"/>
          <w:lang w:val="en-GB"/>
        </w:rPr>
      </w:pPr>
    </w:p>
    <w:p w14:paraId="1327700D" w14:textId="77777777" w:rsidR="00BA1D99" w:rsidRDefault="00BA1D99" w:rsidP="00BA1D99">
      <w:pPr>
        <w:pStyle w:val="HTMLPreformatted"/>
        <w:rPr>
          <w:rFonts w:ascii="STC Forward" w:hAnsi="STC Forward" w:cs="STC Forward"/>
          <w:lang w:val="en-GB"/>
        </w:rPr>
      </w:pPr>
    </w:p>
    <w:p w14:paraId="6B026242" w14:textId="77777777" w:rsidR="00BA1D99" w:rsidRDefault="00BA1D99" w:rsidP="00BA1D99">
      <w:pPr>
        <w:pStyle w:val="HTMLPreformatted"/>
        <w:rPr>
          <w:rFonts w:ascii="STC Forward" w:hAnsi="STC Forward" w:cs="STC Forward"/>
          <w:lang w:val="en-GB"/>
        </w:rPr>
      </w:pPr>
    </w:p>
    <w:p w14:paraId="55807F60" w14:textId="77777777" w:rsidR="00BA1D99" w:rsidRDefault="00BA1D99" w:rsidP="00BA1D99">
      <w:pPr>
        <w:pStyle w:val="HTMLPreformatted"/>
        <w:rPr>
          <w:rFonts w:ascii="STC Forward" w:hAnsi="STC Forward" w:cs="STC Forward"/>
          <w:lang w:val="en-GB"/>
        </w:rPr>
      </w:pPr>
    </w:p>
    <w:p w14:paraId="3DA37A64" w14:textId="77777777" w:rsidR="00BA1D99" w:rsidRDefault="00BA1D99" w:rsidP="00BA1D99">
      <w:pPr>
        <w:pStyle w:val="HTMLPreformatted"/>
        <w:rPr>
          <w:rFonts w:ascii="STC Forward" w:hAnsi="STC Forward" w:cs="STC Forward"/>
          <w:lang w:val="en-GB"/>
        </w:rPr>
      </w:pPr>
    </w:p>
    <w:p w14:paraId="439B131D" w14:textId="77777777" w:rsidR="00BA1D99" w:rsidRDefault="00BA1D99" w:rsidP="00BA1D99">
      <w:pPr>
        <w:pStyle w:val="HTMLPreformatted"/>
        <w:rPr>
          <w:rFonts w:ascii="STC Forward" w:hAnsi="STC Forward" w:cs="STC Forward"/>
          <w:lang w:val="en-GB"/>
        </w:rPr>
      </w:pPr>
    </w:p>
    <w:p w14:paraId="2F390FA3" w14:textId="77777777" w:rsidR="00BA1D99" w:rsidRDefault="00BA1D99" w:rsidP="00BA1D99">
      <w:pPr>
        <w:pStyle w:val="HTMLPreformatted"/>
        <w:rPr>
          <w:rFonts w:ascii="STC Forward" w:hAnsi="STC Forward" w:cs="STC Forward"/>
          <w:lang w:val="en-GB"/>
        </w:rPr>
      </w:pPr>
    </w:p>
    <w:p w14:paraId="3B199A5C" w14:textId="77777777" w:rsidR="00BA1D99" w:rsidRDefault="00BA1D99" w:rsidP="00BA1D99">
      <w:pPr>
        <w:pStyle w:val="HTMLPreformatted"/>
        <w:rPr>
          <w:rFonts w:ascii="STC Forward" w:hAnsi="STC Forward" w:cs="STC Forward"/>
          <w:lang w:val="en-GB"/>
        </w:rPr>
      </w:pPr>
    </w:p>
    <w:p w14:paraId="60439376" w14:textId="77777777" w:rsidR="00BA1D99" w:rsidRDefault="00BA1D99" w:rsidP="00BA1D99">
      <w:pPr>
        <w:pStyle w:val="HTMLPreformatted"/>
        <w:rPr>
          <w:rFonts w:ascii="STC Forward" w:hAnsi="STC Forward" w:cs="STC Forward"/>
          <w:lang w:val="en-GB"/>
        </w:rPr>
      </w:pPr>
    </w:p>
    <w:p w14:paraId="1B7D001E" w14:textId="77777777" w:rsidR="00BA1D99" w:rsidRDefault="00BA1D99" w:rsidP="00BA1D99">
      <w:pPr>
        <w:pStyle w:val="HTMLPreformatted"/>
        <w:rPr>
          <w:rFonts w:ascii="STC Forward" w:hAnsi="STC Forward" w:cs="STC Forward"/>
          <w:lang w:val="en-GB"/>
        </w:rPr>
      </w:pPr>
    </w:p>
    <w:p w14:paraId="257A481B" w14:textId="77777777" w:rsidR="00BA1D99" w:rsidRDefault="00BA1D99" w:rsidP="00BA1D99">
      <w:pPr>
        <w:pStyle w:val="HTMLPreformatted"/>
        <w:rPr>
          <w:rFonts w:ascii="STC Forward" w:hAnsi="STC Forward" w:cs="STC Forward"/>
          <w:lang w:val="en-GB"/>
        </w:rPr>
      </w:pPr>
    </w:p>
    <w:p w14:paraId="5F2CF90A" w14:textId="77777777" w:rsidR="00BA1D99" w:rsidRDefault="00BA1D99" w:rsidP="00BA1D99">
      <w:pPr>
        <w:pStyle w:val="HTMLPreformatted"/>
        <w:rPr>
          <w:rFonts w:ascii="STC Forward" w:hAnsi="STC Forward" w:cs="STC Forward"/>
          <w:lang w:val="en-GB"/>
        </w:rPr>
      </w:pPr>
    </w:p>
    <w:p w14:paraId="5B5AEE8A" w14:textId="77777777" w:rsidR="00BA1D99" w:rsidRDefault="00BA1D99" w:rsidP="00BA1D99">
      <w:pPr>
        <w:pStyle w:val="HTMLPreformatted"/>
        <w:rPr>
          <w:rFonts w:ascii="STC Forward" w:hAnsi="STC Forward" w:cs="STC Forward"/>
          <w:lang w:val="en-GB"/>
        </w:rPr>
      </w:pPr>
    </w:p>
    <w:p w14:paraId="4A7E1247" w14:textId="77777777" w:rsidR="00BA1D99" w:rsidRDefault="00BA1D99" w:rsidP="00BA1D99">
      <w:pPr>
        <w:pStyle w:val="HTMLPreformatted"/>
        <w:rPr>
          <w:rFonts w:ascii="STC Forward" w:hAnsi="STC Forward" w:cs="STC Forward"/>
          <w:lang w:val="en-GB"/>
        </w:rPr>
      </w:pPr>
    </w:p>
    <w:p w14:paraId="61900814" w14:textId="77777777" w:rsidR="00BA1D99" w:rsidRDefault="00BA1D99" w:rsidP="00BA1D99">
      <w:pPr>
        <w:pStyle w:val="HTMLPreformatted"/>
        <w:rPr>
          <w:rFonts w:ascii="STC Forward" w:hAnsi="STC Forward" w:cs="STC Forward"/>
          <w:lang w:val="en-GB"/>
        </w:rPr>
      </w:pPr>
    </w:p>
    <w:p w14:paraId="6D92E2BF" w14:textId="77777777" w:rsidR="00BA1D99" w:rsidRDefault="00BA1D99" w:rsidP="00BA1D99">
      <w:pPr>
        <w:pStyle w:val="HTMLPreformatted"/>
        <w:rPr>
          <w:rFonts w:ascii="STC Forward" w:hAnsi="STC Forward" w:cs="STC Forward"/>
          <w:lang w:val="en-GB"/>
        </w:rPr>
      </w:pPr>
    </w:p>
    <w:p w14:paraId="3711A06A" w14:textId="77777777" w:rsidR="00BA1D99" w:rsidRDefault="00BA1D99" w:rsidP="00BA1D99">
      <w:pPr>
        <w:tabs>
          <w:tab w:val="left" w:pos="720"/>
        </w:tabs>
        <w:rPr>
          <w:rFonts w:ascii="STC Forward" w:eastAsia="Times New Roman" w:hAnsi="STC Forward" w:cs="STC Forward"/>
          <w:sz w:val="20"/>
          <w:szCs w:val="20"/>
          <w:lang w:val="en-GB"/>
        </w:rPr>
      </w:pPr>
    </w:p>
    <w:p w14:paraId="3A43D30E" w14:textId="77777777" w:rsidR="00BA1D99" w:rsidRDefault="00BA1D99" w:rsidP="00BA1D99">
      <w:pPr>
        <w:tabs>
          <w:tab w:val="left" w:pos="720"/>
        </w:tabs>
        <w:spacing w:after="0"/>
        <w:jc w:val="center"/>
        <w:rPr>
          <w:rFonts w:ascii="STC Forward" w:eastAsia="Times New Roman" w:hAnsi="STC Forward" w:cs="STC Forward"/>
          <w:b/>
          <w:bCs/>
          <w:sz w:val="24"/>
          <w:szCs w:val="24"/>
          <w:lang w:val="en-GB"/>
        </w:rPr>
      </w:pPr>
    </w:p>
    <w:p w14:paraId="5704A40A" w14:textId="77777777" w:rsidR="00BA1D99" w:rsidRDefault="00BA1D99" w:rsidP="00BA1D99">
      <w:pPr>
        <w:tabs>
          <w:tab w:val="left" w:pos="720"/>
        </w:tabs>
        <w:spacing w:after="0"/>
        <w:jc w:val="center"/>
        <w:rPr>
          <w:rFonts w:ascii="STC Forward" w:eastAsia="Times New Roman" w:hAnsi="STC Forward" w:cs="STC Forward"/>
          <w:b/>
          <w:bCs/>
          <w:sz w:val="24"/>
          <w:szCs w:val="24"/>
          <w:lang w:val="en-GB"/>
        </w:rPr>
      </w:pPr>
    </w:p>
    <w:p w14:paraId="6815F94F" w14:textId="77777777" w:rsidR="00BA1D99" w:rsidRDefault="00BA1D99" w:rsidP="00BA1D99">
      <w:pPr>
        <w:tabs>
          <w:tab w:val="left" w:pos="720"/>
        </w:tabs>
        <w:spacing w:after="0"/>
        <w:jc w:val="center"/>
        <w:rPr>
          <w:rFonts w:ascii="STC Forward" w:eastAsia="Times New Roman" w:hAnsi="STC Forward" w:cs="STC Forward"/>
          <w:b/>
          <w:bCs/>
          <w:sz w:val="24"/>
          <w:szCs w:val="24"/>
          <w:lang w:val="en-GB"/>
        </w:rPr>
      </w:pPr>
    </w:p>
    <w:p w14:paraId="2E0A3832" w14:textId="77777777" w:rsidR="00BA1D99" w:rsidRDefault="00BA1D99" w:rsidP="00BA1D99">
      <w:pPr>
        <w:tabs>
          <w:tab w:val="left" w:pos="720"/>
        </w:tabs>
        <w:spacing w:after="0"/>
        <w:jc w:val="center"/>
        <w:rPr>
          <w:rFonts w:ascii="STC Forward" w:eastAsia="Times New Roman" w:hAnsi="STC Forward" w:cs="STC Forward"/>
          <w:b/>
          <w:bCs/>
          <w:sz w:val="24"/>
          <w:szCs w:val="24"/>
          <w:lang w:val="en-GB"/>
        </w:rPr>
      </w:pPr>
    </w:p>
    <w:p w14:paraId="591AB09A" w14:textId="77777777" w:rsidR="00BA1D99" w:rsidRDefault="00BA1D99" w:rsidP="00BA1D99">
      <w:pPr>
        <w:tabs>
          <w:tab w:val="left" w:pos="720"/>
        </w:tabs>
        <w:spacing w:after="0"/>
        <w:jc w:val="center"/>
        <w:rPr>
          <w:rFonts w:ascii="STC Forward" w:eastAsia="Times New Roman" w:hAnsi="STC Forward" w:cs="STC Forward"/>
          <w:b/>
          <w:bCs/>
          <w:sz w:val="24"/>
          <w:szCs w:val="24"/>
          <w:lang w:val="en-GB"/>
        </w:rPr>
      </w:pPr>
    </w:p>
    <w:p w14:paraId="6FF5E6FF" w14:textId="77777777" w:rsidR="00BA1D99" w:rsidRDefault="00BA1D99" w:rsidP="00BA1D99">
      <w:pPr>
        <w:tabs>
          <w:tab w:val="left" w:pos="720"/>
        </w:tabs>
        <w:spacing w:after="0"/>
        <w:jc w:val="center"/>
        <w:rPr>
          <w:rFonts w:ascii="STC Forward" w:eastAsia="Times New Roman" w:hAnsi="STC Forward" w:cs="STC Forward"/>
          <w:b/>
          <w:bCs/>
          <w:sz w:val="24"/>
          <w:szCs w:val="24"/>
          <w:lang w:val="en-GB"/>
        </w:rPr>
      </w:pPr>
    </w:p>
    <w:p w14:paraId="47ABC9C9" w14:textId="77777777" w:rsidR="00BA1D99" w:rsidRDefault="00BA1D99" w:rsidP="00BA1D99">
      <w:pPr>
        <w:tabs>
          <w:tab w:val="left" w:pos="720"/>
        </w:tabs>
        <w:spacing w:after="0"/>
        <w:jc w:val="center"/>
        <w:rPr>
          <w:rFonts w:ascii="STC Forward" w:eastAsia="Times New Roman" w:hAnsi="STC Forward" w:cs="STC Forward"/>
          <w:b/>
          <w:bCs/>
          <w:sz w:val="24"/>
          <w:szCs w:val="24"/>
          <w:lang w:val="en-GB"/>
        </w:rPr>
      </w:pPr>
      <w:r>
        <w:rPr>
          <w:rFonts w:ascii="STC Forward" w:eastAsia="Times New Roman" w:hAnsi="STC Forward" w:cs="STC Forward"/>
          <w:b/>
          <w:bCs/>
          <w:sz w:val="24"/>
          <w:szCs w:val="24"/>
          <w:lang w:val="en-GB"/>
        </w:rPr>
        <w:t>Annex (A)</w:t>
      </w:r>
    </w:p>
    <w:p w14:paraId="2468F552" w14:textId="77777777" w:rsidR="00BA1D99" w:rsidRDefault="00BA1D99" w:rsidP="00BA1D99">
      <w:pPr>
        <w:tabs>
          <w:tab w:val="left" w:pos="720"/>
        </w:tabs>
        <w:jc w:val="center"/>
        <w:rPr>
          <w:rFonts w:ascii="STC Forward" w:eastAsia="Times New Roman" w:hAnsi="STC Forward" w:cs="STC Forward"/>
          <w:sz w:val="24"/>
          <w:szCs w:val="24"/>
          <w:lang w:val="en-GB"/>
        </w:rPr>
      </w:pPr>
      <w:r>
        <w:rPr>
          <w:rFonts w:ascii="STC Forward" w:eastAsia="Times New Roman" w:hAnsi="STC Forward" w:cs="STC Forward"/>
          <w:b/>
          <w:bCs/>
          <w:sz w:val="24"/>
          <w:szCs w:val="24"/>
          <w:lang w:val="en-GB"/>
        </w:rPr>
        <w:t xml:space="preserve">Table of Assets, Categories and Quantities of Sponsorship Rights for [Event] </w:t>
      </w:r>
    </w:p>
    <w:p w14:paraId="69980156" w14:textId="77777777" w:rsidR="00BA1D99" w:rsidRDefault="00BA1D99" w:rsidP="00BA1D99">
      <w:pPr>
        <w:tabs>
          <w:tab w:val="left" w:pos="720"/>
        </w:tabs>
        <w:rPr>
          <w:rFonts w:ascii="STC Forward" w:eastAsia="Times New Roman" w:hAnsi="STC Forward" w:cs="STC Forward"/>
          <w:sz w:val="24"/>
          <w:szCs w:val="24"/>
          <w:lang w:val="en-GB"/>
        </w:rPr>
      </w:pPr>
      <w:r>
        <w:rPr>
          <w:rFonts w:ascii="STC Forward" w:eastAsia="Times New Roman" w:hAnsi="STC Forward" w:cs="STC Forward"/>
          <w:b/>
          <w:bCs/>
          <w:sz w:val="24"/>
          <w:szCs w:val="24"/>
          <w:lang w:val="en-GB"/>
        </w:rPr>
        <w:t>Intellectual property:</w:t>
      </w:r>
    </w:p>
    <w:p w14:paraId="07782314" w14:textId="77777777" w:rsidR="00BA1D99" w:rsidRDefault="00BA1D99" w:rsidP="00BA1D99">
      <w:pPr>
        <w:pStyle w:val="ListParagraph"/>
        <w:numPr>
          <w:ilvl w:val="0"/>
          <w:numId w:val="16"/>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 xml:space="preserve">Right to use the title “Strategic Partner” </w:t>
      </w:r>
    </w:p>
    <w:p w14:paraId="26E659C9" w14:textId="77777777" w:rsidR="00BA1D99" w:rsidRDefault="00BA1D99" w:rsidP="00BA1D99">
      <w:pPr>
        <w:pStyle w:val="ListParagraph"/>
        <w:numPr>
          <w:ilvl w:val="0"/>
          <w:numId w:val="16"/>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Partner Category Exclusivity</w:t>
      </w:r>
    </w:p>
    <w:p w14:paraId="6E0F2B3D" w14:textId="77777777" w:rsidR="00BA1D99" w:rsidRDefault="00BA1D99" w:rsidP="00BA1D99">
      <w:pPr>
        <w:tabs>
          <w:tab w:val="left" w:pos="720"/>
        </w:tabs>
        <w:rPr>
          <w:rFonts w:ascii="STC Forward" w:eastAsia="Times New Roman" w:hAnsi="STC Forward" w:cs="STC Forward"/>
          <w:b/>
          <w:bCs/>
          <w:sz w:val="24"/>
          <w:szCs w:val="24"/>
          <w:lang w:val="en-GB"/>
        </w:rPr>
      </w:pPr>
      <w:r>
        <w:rPr>
          <w:rFonts w:ascii="STC Forward" w:eastAsia="Times New Roman" w:hAnsi="STC Forward" w:cs="STC Forward"/>
          <w:b/>
          <w:bCs/>
          <w:sz w:val="24"/>
          <w:szCs w:val="24"/>
          <w:lang w:val="en-GB"/>
        </w:rPr>
        <w:t>On site branding:</w:t>
      </w:r>
    </w:p>
    <w:p w14:paraId="56FABE57" w14:textId="77777777" w:rsidR="00BA1D99" w:rsidRDefault="00BA1D99" w:rsidP="00BA1D99">
      <w:pPr>
        <w:pStyle w:val="ListParagraph"/>
        <w:numPr>
          <w:ilvl w:val="0"/>
          <w:numId w:val="17"/>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Main Stage LED</w:t>
      </w:r>
    </w:p>
    <w:p w14:paraId="6C65011F" w14:textId="77777777" w:rsidR="00BA1D99" w:rsidRDefault="00BA1D99" w:rsidP="00BA1D99">
      <w:pPr>
        <w:pStyle w:val="ListParagraph"/>
        <w:numPr>
          <w:ilvl w:val="0"/>
          <w:numId w:val="17"/>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 xml:space="preserve">Overall activations LEDs </w:t>
      </w:r>
    </w:p>
    <w:p w14:paraId="79E8E337" w14:textId="77777777" w:rsidR="00BA1D99" w:rsidRDefault="00BA1D99" w:rsidP="00BA1D99">
      <w:pPr>
        <w:pStyle w:val="ListParagraph"/>
        <w:numPr>
          <w:ilvl w:val="0"/>
          <w:numId w:val="17"/>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 xml:space="preserve">Single Zone Naming Right for an additional +350,000 SAR (not applicable to The Stage and Leaders Diwan) </w:t>
      </w:r>
    </w:p>
    <w:p w14:paraId="7661B6FA" w14:textId="77777777" w:rsidR="00BA1D99" w:rsidRDefault="00BA1D99" w:rsidP="00BA1D99">
      <w:pPr>
        <w:pStyle w:val="ListParagraph"/>
        <w:numPr>
          <w:ilvl w:val="0"/>
          <w:numId w:val="17"/>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Transportation (Cars, Busses, Golf Carts)</w:t>
      </w:r>
    </w:p>
    <w:p w14:paraId="1DB59AB8" w14:textId="77777777" w:rsidR="00BA1D99" w:rsidRDefault="00BA1D99" w:rsidP="00BA1D99">
      <w:pPr>
        <w:tabs>
          <w:tab w:val="left" w:pos="720"/>
        </w:tabs>
        <w:rPr>
          <w:rFonts w:ascii="STC Forward" w:eastAsia="Times New Roman" w:hAnsi="STC Forward" w:cs="STC Forward"/>
          <w:b/>
          <w:bCs/>
          <w:sz w:val="24"/>
          <w:szCs w:val="24"/>
          <w:lang w:val="en-GB"/>
        </w:rPr>
      </w:pPr>
      <w:r>
        <w:rPr>
          <w:rFonts w:ascii="STC Forward" w:eastAsia="Times New Roman" w:hAnsi="STC Forward" w:cs="STC Forward"/>
          <w:b/>
          <w:bCs/>
          <w:sz w:val="24"/>
          <w:szCs w:val="24"/>
          <w:lang w:val="en-GB"/>
        </w:rPr>
        <w:t>Digital branding:</w:t>
      </w:r>
    </w:p>
    <w:p w14:paraId="5AFD4F19" w14:textId="77777777" w:rsidR="00BA1D99" w:rsidRDefault="00BA1D99" w:rsidP="00BA1D99">
      <w:pPr>
        <w:pStyle w:val="ListParagraph"/>
        <w:numPr>
          <w:ilvl w:val="0"/>
          <w:numId w:val="18"/>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Compan B Social Media</w:t>
      </w:r>
    </w:p>
    <w:p w14:paraId="42D04C25" w14:textId="77777777" w:rsidR="00BA1D99" w:rsidRDefault="00BA1D99" w:rsidP="00BA1D99">
      <w:pPr>
        <w:pStyle w:val="ListParagraph"/>
        <w:numPr>
          <w:ilvl w:val="0"/>
          <w:numId w:val="18"/>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lastRenderedPageBreak/>
        <w:t>MGF Website</w:t>
      </w:r>
    </w:p>
    <w:p w14:paraId="4C060E05" w14:textId="77777777" w:rsidR="00BA1D99" w:rsidRDefault="00BA1D99" w:rsidP="00BA1D99">
      <w:pPr>
        <w:pStyle w:val="ListParagraph"/>
        <w:numPr>
          <w:ilvl w:val="0"/>
          <w:numId w:val="18"/>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MGF App</w:t>
      </w:r>
    </w:p>
    <w:p w14:paraId="1F54A2D8" w14:textId="77777777" w:rsidR="00BA1D99" w:rsidRDefault="00BA1D99" w:rsidP="00BA1D99">
      <w:pPr>
        <w:pStyle w:val="ListParagraph"/>
        <w:numPr>
          <w:ilvl w:val="0"/>
          <w:numId w:val="18"/>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E-badges</w:t>
      </w:r>
    </w:p>
    <w:p w14:paraId="0CF807D2" w14:textId="77777777" w:rsidR="00BA1D99" w:rsidRDefault="00BA1D99" w:rsidP="00BA1D99">
      <w:pPr>
        <w:tabs>
          <w:tab w:val="left" w:pos="720"/>
        </w:tabs>
        <w:rPr>
          <w:rFonts w:ascii="STC Forward" w:eastAsia="Times New Roman" w:hAnsi="STC Forward" w:cs="STC Forward"/>
          <w:b/>
          <w:bCs/>
          <w:sz w:val="24"/>
          <w:szCs w:val="24"/>
          <w:lang w:val="en-GB"/>
        </w:rPr>
      </w:pPr>
      <w:r>
        <w:rPr>
          <w:rFonts w:ascii="STC Forward" w:eastAsia="Times New Roman" w:hAnsi="STC Forward" w:cs="STC Forward"/>
          <w:b/>
          <w:bCs/>
          <w:sz w:val="24"/>
          <w:szCs w:val="24"/>
          <w:lang w:val="en-GB"/>
        </w:rPr>
        <w:t>Compan B City leasing:</w:t>
      </w:r>
    </w:p>
    <w:p w14:paraId="2250C47B" w14:textId="77777777" w:rsidR="00BA1D99" w:rsidRDefault="00BA1D99" w:rsidP="00BA1D99">
      <w:p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Free leasing for 5 days within one year as per availability (for additional 500,000 SAR)</w:t>
      </w:r>
    </w:p>
    <w:p w14:paraId="0F8E5736" w14:textId="77777777" w:rsidR="00BA1D99" w:rsidRDefault="00BA1D99" w:rsidP="00BA1D99">
      <w:pPr>
        <w:tabs>
          <w:tab w:val="left" w:pos="720"/>
        </w:tabs>
        <w:rPr>
          <w:rFonts w:ascii="STC Forward" w:eastAsia="Times New Roman" w:hAnsi="STC Forward" w:cs="STC Forward"/>
          <w:b/>
          <w:bCs/>
          <w:sz w:val="24"/>
          <w:szCs w:val="24"/>
          <w:lang w:val="en-GB"/>
        </w:rPr>
      </w:pPr>
      <w:r>
        <w:rPr>
          <w:rFonts w:ascii="STC Forward" w:eastAsia="Times New Roman" w:hAnsi="STC Forward" w:cs="STC Forward"/>
          <w:b/>
          <w:bCs/>
          <w:sz w:val="24"/>
          <w:szCs w:val="24"/>
          <w:lang w:val="en-GB"/>
        </w:rPr>
        <w:t>PR:</w:t>
      </w:r>
    </w:p>
    <w:p w14:paraId="62B472C1" w14:textId="77777777" w:rsidR="00BA1D99" w:rsidRDefault="00BA1D99" w:rsidP="00BA1D99">
      <w:pPr>
        <w:pStyle w:val="ListParagraph"/>
        <w:numPr>
          <w:ilvl w:val="0"/>
          <w:numId w:val="19"/>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Press Release</w:t>
      </w:r>
    </w:p>
    <w:p w14:paraId="3FA34289" w14:textId="77777777" w:rsidR="00BA1D99" w:rsidRDefault="00BA1D99" w:rsidP="00BA1D99">
      <w:pPr>
        <w:pStyle w:val="ListParagraph"/>
        <w:numPr>
          <w:ilvl w:val="0"/>
          <w:numId w:val="19"/>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Speaking Opportunity or Workshop as per availability</w:t>
      </w:r>
    </w:p>
    <w:p w14:paraId="753C553D" w14:textId="77777777" w:rsidR="00BA1D99" w:rsidRDefault="00BA1D99" w:rsidP="00BA1D99">
      <w:pPr>
        <w:pStyle w:val="ListParagraph"/>
        <w:numPr>
          <w:ilvl w:val="0"/>
          <w:numId w:val="19"/>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On Podium Recognition</w:t>
      </w:r>
    </w:p>
    <w:p w14:paraId="269EEC57" w14:textId="77777777" w:rsidR="00BA1D99" w:rsidRDefault="00BA1D99" w:rsidP="00BA1D99">
      <w:pPr>
        <w:tabs>
          <w:tab w:val="left" w:pos="720"/>
        </w:tabs>
        <w:rPr>
          <w:rFonts w:ascii="STC Forward" w:eastAsia="Times New Roman" w:hAnsi="STC Forward" w:cs="STC Forward"/>
          <w:b/>
          <w:bCs/>
          <w:sz w:val="24"/>
          <w:szCs w:val="24"/>
          <w:lang w:val="en-GB"/>
        </w:rPr>
      </w:pPr>
      <w:r>
        <w:rPr>
          <w:rFonts w:ascii="STC Forward" w:eastAsia="Times New Roman" w:hAnsi="STC Forward" w:cs="STC Forward"/>
          <w:b/>
          <w:bCs/>
          <w:sz w:val="24"/>
          <w:szCs w:val="24"/>
          <w:lang w:val="en-GB"/>
        </w:rPr>
        <w:t>On site activation:</w:t>
      </w:r>
    </w:p>
    <w:p w14:paraId="39DD7DBA" w14:textId="77777777" w:rsidR="00BA1D99" w:rsidRDefault="00BA1D99" w:rsidP="00BA1D99">
      <w:pPr>
        <w:pStyle w:val="ListParagraph"/>
        <w:numPr>
          <w:ilvl w:val="0"/>
          <w:numId w:val="20"/>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Top Tier Activation Space</w:t>
      </w:r>
    </w:p>
    <w:p w14:paraId="012D2449" w14:textId="77777777" w:rsidR="00BA1D99" w:rsidRDefault="00BA1D99" w:rsidP="00BA1D99">
      <w:pPr>
        <w:pStyle w:val="ListParagraph"/>
        <w:numPr>
          <w:ilvl w:val="0"/>
          <w:numId w:val="20"/>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Ticketing:</w:t>
      </w:r>
    </w:p>
    <w:p w14:paraId="3BD5C495" w14:textId="77777777" w:rsidR="00BA1D99" w:rsidRDefault="00BA1D99" w:rsidP="00BA1D99">
      <w:pPr>
        <w:pStyle w:val="ListParagraph"/>
        <w:numPr>
          <w:ilvl w:val="0"/>
          <w:numId w:val="20"/>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VIP Access</w:t>
      </w:r>
    </w:p>
    <w:p w14:paraId="12E36D96" w14:textId="77777777" w:rsidR="00BA1D99" w:rsidRDefault="00BA1D99" w:rsidP="00BA1D99">
      <w:pPr>
        <w:pStyle w:val="ListParagraph"/>
        <w:numPr>
          <w:ilvl w:val="0"/>
          <w:numId w:val="20"/>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GA Access</w:t>
      </w:r>
    </w:p>
    <w:p w14:paraId="39EFD02F" w14:textId="77777777" w:rsidR="00BA1D99" w:rsidRDefault="00BA1D99" w:rsidP="00BA1D99">
      <w:pPr>
        <w:pStyle w:val="ListParagraph"/>
        <w:numPr>
          <w:ilvl w:val="0"/>
          <w:numId w:val="20"/>
        </w:numPr>
        <w:tabs>
          <w:tab w:val="left" w:pos="720"/>
        </w:tabs>
        <w:rPr>
          <w:rFonts w:ascii="STC Forward" w:eastAsia="Times New Roman" w:hAnsi="STC Forward" w:cs="STC Forward"/>
          <w:sz w:val="24"/>
          <w:szCs w:val="24"/>
          <w:lang w:val="en-GB"/>
        </w:rPr>
      </w:pPr>
      <w:r>
        <w:rPr>
          <w:rFonts w:ascii="STC Forward" w:eastAsia="Times New Roman" w:hAnsi="STC Forward" w:cs="STC Forward"/>
          <w:sz w:val="24"/>
          <w:szCs w:val="24"/>
          <w:lang w:val="en-GB"/>
        </w:rPr>
        <w:t xml:space="preserve">Partners Lounge </w:t>
      </w:r>
    </w:p>
    <w:p w14:paraId="401279DC" w14:textId="77777777" w:rsidR="00BA1D99" w:rsidRDefault="00BA1D99" w:rsidP="00BA1D99">
      <w:pPr>
        <w:tabs>
          <w:tab w:val="left" w:pos="720"/>
        </w:tabs>
        <w:rPr>
          <w:rFonts w:ascii="STC Forward" w:eastAsia="Times New Roman" w:hAnsi="STC Forward" w:cs="STC Forward"/>
          <w:sz w:val="24"/>
          <w:szCs w:val="24"/>
          <w:lang w:val="en-GB"/>
        </w:rPr>
      </w:pPr>
    </w:p>
    <w:p w14:paraId="1FD9BE25" w14:textId="77777777" w:rsidR="00BA1D99" w:rsidRDefault="00BA1D99" w:rsidP="00BA1D99">
      <w:pPr>
        <w:tabs>
          <w:tab w:val="left" w:pos="720"/>
        </w:tabs>
        <w:rPr>
          <w:rFonts w:ascii="STC Forward" w:eastAsia="Times New Roman" w:hAnsi="STC Forward" w:cs="STC Forward"/>
          <w:sz w:val="24"/>
          <w:szCs w:val="24"/>
          <w:lang w:val="en-GB"/>
        </w:rPr>
      </w:pPr>
    </w:p>
    <w:p w14:paraId="7F606761" w14:textId="77777777" w:rsidR="00BA1D99" w:rsidRDefault="00BA1D99" w:rsidP="00BA1D99">
      <w:pPr>
        <w:tabs>
          <w:tab w:val="left" w:pos="720"/>
        </w:tabs>
        <w:rPr>
          <w:rFonts w:ascii="STC Forward" w:eastAsia="Times New Roman" w:hAnsi="STC Forward" w:cs="STC Forward"/>
          <w:sz w:val="24"/>
          <w:szCs w:val="24"/>
          <w:lang w:val="en-GB"/>
        </w:rPr>
      </w:pPr>
    </w:p>
    <w:p w14:paraId="306B018E" w14:textId="77777777" w:rsidR="00BA1D99" w:rsidRDefault="00BA1D99" w:rsidP="00BA1D99">
      <w:pPr>
        <w:tabs>
          <w:tab w:val="left" w:pos="720"/>
        </w:tabs>
        <w:rPr>
          <w:rFonts w:ascii="STC Forward" w:eastAsia="Times New Roman" w:hAnsi="STC Forward" w:cs="STC Forward"/>
          <w:sz w:val="24"/>
          <w:szCs w:val="24"/>
          <w:lang w:val="en-GB"/>
        </w:rPr>
      </w:pPr>
    </w:p>
    <w:p w14:paraId="14276E3E" w14:textId="77777777" w:rsidR="00BA1D99" w:rsidRDefault="00BA1D99" w:rsidP="00BA1D99">
      <w:pPr>
        <w:tabs>
          <w:tab w:val="left" w:pos="720"/>
        </w:tabs>
        <w:rPr>
          <w:rFonts w:ascii="STC Forward" w:eastAsia="Times New Roman" w:hAnsi="STC Forward" w:cs="STC Forward"/>
          <w:sz w:val="24"/>
          <w:szCs w:val="24"/>
          <w:lang w:val="en-GB"/>
        </w:rPr>
      </w:pPr>
    </w:p>
    <w:p w14:paraId="47BD0934" w14:textId="77777777" w:rsidR="00BA1D99" w:rsidRDefault="00BA1D99" w:rsidP="00BA1D99">
      <w:pPr>
        <w:tabs>
          <w:tab w:val="left" w:pos="720"/>
        </w:tabs>
        <w:rPr>
          <w:rFonts w:ascii="STC Forward" w:eastAsia="Times New Roman" w:hAnsi="STC Forward" w:cs="STC Forward"/>
          <w:sz w:val="20"/>
          <w:szCs w:val="20"/>
          <w:lang w:val="en-GB"/>
        </w:rPr>
      </w:pPr>
    </w:p>
    <w:p w14:paraId="3A16F113" w14:textId="77777777" w:rsidR="00BA1D99" w:rsidRDefault="00BA1D99" w:rsidP="00BA1D99">
      <w:pPr>
        <w:tabs>
          <w:tab w:val="left" w:pos="720"/>
        </w:tabs>
        <w:spacing w:after="0"/>
        <w:jc w:val="center"/>
        <w:rPr>
          <w:rFonts w:ascii="STC Forward" w:eastAsia="Times New Roman" w:hAnsi="STC Forward" w:cs="STC Forward"/>
          <w:b/>
          <w:bCs/>
          <w:sz w:val="24"/>
          <w:szCs w:val="24"/>
          <w:lang w:val="en-GB"/>
        </w:rPr>
      </w:pPr>
      <w:r>
        <w:rPr>
          <w:rFonts w:ascii="STC Forward" w:eastAsia="Times New Roman" w:hAnsi="STC Forward" w:cs="STC Forward"/>
          <w:b/>
          <w:bCs/>
          <w:sz w:val="24"/>
          <w:szCs w:val="24"/>
          <w:lang w:val="en-GB"/>
        </w:rPr>
        <w:t>Annex (B)</w:t>
      </w:r>
    </w:p>
    <w:p w14:paraId="1D2B2FEF" w14:textId="77777777" w:rsidR="00BA1D99" w:rsidRDefault="00BA1D99" w:rsidP="00BA1D99">
      <w:pPr>
        <w:pStyle w:val="HTMLPreformatted"/>
        <w:jc w:val="center"/>
        <w:rPr>
          <w:rFonts w:ascii="STC Forward" w:hAnsi="STC Forward" w:cs="STC Forward"/>
          <w:b/>
          <w:bCs/>
          <w:sz w:val="24"/>
          <w:szCs w:val="24"/>
          <w:lang w:val="en-GB"/>
        </w:rPr>
      </w:pPr>
      <w:r>
        <w:rPr>
          <w:rFonts w:ascii="STC Forward" w:hAnsi="STC Forward" w:cs="STC Forward"/>
          <w:b/>
          <w:bCs/>
          <w:sz w:val="24"/>
          <w:szCs w:val="24"/>
          <w:lang w:val="en-GB"/>
        </w:rPr>
        <w:t>Table of Consideration/Fees</w:t>
      </w:r>
    </w:p>
    <w:p w14:paraId="1CDAA8FC" w14:textId="77777777" w:rsidR="00BA1D99" w:rsidRDefault="00BA1D99" w:rsidP="00BA1D99">
      <w:pPr>
        <w:tabs>
          <w:tab w:val="left" w:pos="720"/>
        </w:tabs>
        <w:rPr>
          <w:rFonts w:ascii="STC Forward" w:hAnsi="STC Forward" w:cs="STC Forward"/>
          <w:b/>
          <w:bCs/>
          <w:sz w:val="24"/>
          <w:szCs w:val="24"/>
          <w:lang w:val="en-GB"/>
        </w:rPr>
      </w:pPr>
    </w:p>
    <w:p w14:paraId="0B919821" w14:textId="77777777" w:rsidR="00BA1D99" w:rsidRDefault="00BA1D99" w:rsidP="00BA1D99">
      <w:pPr>
        <w:pStyle w:val="ListParagraph"/>
        <w:numPr>
          <w:ilvl w:val="0"/>
          <w:numId w:val="21"/>
        </w:numPr>
        <w:tabs>
          <w:tab w:val="left" w:pos="720"/>
        </w:tabs>
        <w:ind w:left="360" w:hanging="450"/>
        <w:rPr>
          <w:rFonts w:ascii="STC Forward" w:eastAsia="Times New Roman" w:hAnsi="STC Forward" w:cs="STC Forward"/>
          <w:b/>
          <w:bCs/>
          <w:lang w:val="en-GB"/>
        </w:rPr>
      </w:pPr>
      <w:commentRangeStart w:id="40"/>
      <w:r>
        <w:rPr>
          <w:rFonts w:ascii="STC Forward" w:hAnsi="STC Forward" w:cs="STC Forward"/>
          <w:b/>
          <w:bCs/>
          <w:sz w:val="24"/>
          <w:szCs w:val="24"/>
          <w:lang w:val="en-GB"/>
        </w:rPr>
        <w:t>CONSIDERATION</w:t>
      </w:r>
      <w:r>
        <w:rPr>
          <w:rFonts w:ascii="STC Forward" w:hAnsi="STC Forward" w:cs="STC Forward"/>
          <w:b/>
          <w:bCs/>
          <w:lang w:val="en-GB"/>
        </w:rPr>
        <w:t xml:space="preserve"> /FEES: </w:t>
      </w:r>
      <w:commentRangeEnd w:id="40"/>
      <w:r>
        <w:rPr>
          <w:rStyle w:val="CommentReference"/>
        </w:rPr>
        <w:commentReference w:id="40"/>
      </w:r>
    </w:p>
    <w:p w14:paraId="6B85CF86" w14:textId="77777777" w:rsidR="00BA1D99" w:rsidRDefault="00BA1D99" w:rsidP="00BA1D99">
      <w:pPr>
        <w:tabs>
          <w:tab w:val="left" w:pos="720"/>
        </w:tabs>
        <w:ind w:left="360"/>
        <w:rPr>
          <w:rFonts w:ascii="STC Forward" w:hAnsi="STC Forward" w:cs="STC Forward"/>
          <w:b/>
          <w:bCs/>
          <w:sz w:val="24"/>
          <w:szCs w:val="24"/>
          <w:lang w:val="en-GB"/>
        </w:rPr>
      </w:pPr>
      <w:r>
        <w:rPr>
          <w:rFonts w:ascii="STC Forward" w:hAnsi="STC Forward" w:cs="STC Forward"/>
          <w:b/>
          <w:bCs/>
          <w:sz w:val="24"/>
          <w:szCs w:val="24"/>
          <w:lang w:val="en-GB"/>
        </w:rPr>
        <w:t>[</w:t>
      </w:r>
      <w:r>
        <w:rPr>
          <w:rFonts w:ascii="STC Forward" w:hAnsi="STC Forward" w:cs="STC Forward"/>
          <w:sz w:val="18"/>
          <w:szCs w:val="18"/>
          <w:lang w:val="en-GB"/>
        </w:rPr>
        <w:t>●</w:t>
      </w:r>
      <w:r>
        <w:rPr>
          <w:rFonts w:ascii="STC Forward" w:hAnsi="STC Forward" w:cs="STC Forward"/>
          <w:b/>
          <w:bCs/>
          <w:sz w:val="24"/>
          <w:szCs w:val="24"/>
          <w:lang w:val="en-GB"/>
        </w:rPr>
        <w:t>]</w:t>
      </w:r>
      <w:r>
        <w:rPr>
          <w:rStyle w:val="FootnoteReference"/>
          <w:rFonts w:ascii="STC Forward" w:hAnsi="STC Forward" w:cs="STC Forward"/>
          <w:b/>
          <w:bCs/>
          <w:sz w:val="24"/>
          <w:szCs w:val="24"/>
          <w:lang w:val="en-GB"/>
        </w:rPr>
        <w:footnoteReference w:id="5"/>
      </w:r>
    </w:p>
    <w:p w14:paraId="077747F6" w14:textId="77777777" w:rsidR="00BA1D99" w:rsidRDefault="00BA1D99" w:rsidP="00BA1D99">
      <w:pPr>
        <w:pStyle w:val="ListParagraph"/>
        <w:numPr>
          <w:ilvl w:val="0"/>
          <w:numId w:val="21"/>
        </w:numPr>
        <w:tabs>
          <w:tab w:val="left" w:pos="720"/>
        </w:tabs>
        <w:ind w:left="360" w:hanging="450"/>
        <w:rPr>
          <w:rFonts w:ascii="STC Forward" w:eastAsia="Times New Roman" w:hAnsi="STC Forward" w:cs="STC Forward"/>
          <w:b/>
          <w:bCs/>
          <w:lang w:val="en-GB"/>
        </w:rPr>
      </w:pPr>
      <w:r>
        <w:rPr>
          <w:rFonts w:ascii="STC Forward" w:hAnsi="STC Forward" w:cs="STC Forward"/>
          <w:b/>
          <w:bCs/>
          <w:lang w:val="en-GB"/>
        </w:rPr>
        <w:t xml:space="preserve">TERMS: </w:t>
      </w:r>
    </w:p>
    <w:p w14:paraId="06105AA6" w14:textId="77777777" w:rsidR="00BA1D99" w:rsidRDefault="00BA1D99" w:rsidP="00BA1D99">
      <w:pPr>
        <w:tabs>
          <w:tab w:val="left" w:pos="630"/>
        </w:tabs>
        <w:spacing w:before="120" w:after="240"/>
        <w:ind w:firstLine="360"/>
        <w:rPr>
          <w:rFonts w:ascii="STC Forward" w:hAnsi="STC Forward" w:cs="STC Forward"/>
          <w:sz w:val="20"/>
          <w:szCs w:val="20"/>
        </w:rPr>
      </w:pPr>
      <w:commentRangeStart w:id="41"/>
      <w:commentRangeStart w:id="42"/>
      <w:r>
        <w:rPr>
          <w:rFonts w:ascii="STC Forward" w:hAnsi="STC Forward" w:cs="STC Forward"/>
          <w:sz w:val="20"/>
          <w:szCs w:val="20"/>
        </w:rPr>
        <w:t>Sponsor will provide the Organizer with connectivity services in exchange of the sponsorship:</w:t>
      </w:r>
      <w:commentRangeEnd w:id="41"/>
      <w:r>
        <w:rPr>
          <w:rStyle w:val="CommentReference"/>
        </w:rPr>
        <w:commentReference w:id="41"/>
      </w:r>
      <w:commentRangeEnd w:id="42"/>
      <w:r>
        <w:rPr>
          <w:rStyle w:val="CommentReference"/>
        </w:rPr>
        <w:commentReference w:id="42"/>
      </w:r>
    </w:p>
    <w:p w14:paraId="3C724136" w14:textId="77777777" w:rsidR="00BA1D99" w:rsidRDefault="00BA1D99" w:rsidP="00BA1D99">
      <w:pPr>
        <w:pStyle w:val="ListParagraph"/>
        <w:tabs>
          <w:tab w:val="left" w:pos="720"/>
        </w:tabs>
        <w:spacing w:before="240" w:after="240"/>
        <w:ind w:left="990"/>
        <w:rPr>
          <w:rFonts w:ascii="STC Forward" w:hAnsi="STC Forward" w:cs="STC Forward"/>
          <w:sz w:val="20"/>
          <w:szCs w:val="20"/>
        </w:rPr>
      </w:pPr>
      <w:r>
        <w:rPr>
          <w:rFonts w:ascii="STC Forward" w:hAnsi="STC Forward" w:cs="STC Forward"/>
          <w:sz w:val="20"/>
          <w:szCs w:val="20"/>
        </w:rPr>
        <w:t xml:space="preserve"> </w:t>
      </w:r>
    </w:p>
    <w:tbl>
      <w:tblPr>
        <w:tblStyle w:val="TableGrid"/>
        <w:tblW w:w="0" w:type="auto"/>
        <w:tblInd w:w="990" w:type="dxa"/>
        <w:tblLook w:val="04A0" w:firstRow="1" w:lastRow="0" w:firstColumn="1" w:lastColumn="0" w:noHBand="0" w:noVBand="1"/>
      </w:tblPr>
      <w:tblGrid>
        <w:gridCol w:w="1939"/>
        <w:gridCol w:w="2119"/>
        <w:gridCol w:w="2013"/>
        <w:gridCol w:w="1955"/>
      </w:tblGrid>
      <w:tr w:rsidR="00BA1D99" w14:paraId="33F77DDE" w14:textId="77777777" w:rsidTr="00BA1D99">
        <w:tc>
          <w:tcPr>
            <w:tcW w:w="2037" w:type="dxa"/>
            <w:tcBorders>
              <w:top w:val="single" w:sz="4" w:space="0" w:color="auto"/>
              <w:left w:val="single" w:sz="4" w:space="0" w:color="auto"/>
              <w:bottom w:val="single" w:sz="4" w:space="0" w:color="auto"/>
              <w:right w:val="single" w:sz="4" w:space="0" w:color="auto"/>
            </w:tcBorders>
            <w:shd w:val="clear" w:color="auto" w:fill="7030A0"/>
            <w:hideMark/>
          </w:tcPr>
          <w:p w14:paraId="063C8339" w14:textId="77777777" w:rsidR="00BA1D99" w:rsidRDefault="00BA1D99">
            <w:pPr>
              <w:pStyle w:val="ListParagraph"/>
              <w:spacing w:before="240" w:after="240" w:line="240" w:lineRule="auto"/>
              <w:ind w:left="0"/>
              <w:rPr>
                <w:rFonts w:ascii="STC Forward" w:hAnsi="STC Forward" w:cs="STC Forward"/>
                <w:color w:val="FFFFFF" w:themeColor="background1"/>
                <w:sz w:val="20"/>
                <w:szCs w:val="20"/>
              </w:rPr>
            </w:pPr>
            <w:r>
              <w:rPr>
                <w:rFonts w:ascii="STC Forward" w:hAnsi="STC Forward" w:cs="STC Forward"/>
                <w:color w:val="FFFFFF" w:themeColor="background1"/>
                <w:sz w:val="20"/>
                <w:szCs w:val="20"/>
              </w:rPr>
              <w:t>SN</w:t>
            </w:r>
          </w:p>
        </w:tc>
        <w:tc>
          <w:tcPr>
            <w:tcW w:w="2179" w:type="dxa"/>
            <w:tcBorders>
              <w:top w:val="single" w:sz="4" w:space="0" w:color="auto"/>
              <w:left w:val="single" w:sz="4" w:space="0" w:color="auto"/>
              <w:bottom w:val="single" w:sz="4" w:space="0" w:color="auto"/>
              <w:right w:val="single" w:sz="4" w:space="0" w:color="auto"/>
            </w:tcBorders>
            <w:shd w:val="clear" w:color="auto" w:fill="7030A0"/>
            <w:hideMark/>
          </w:tcPr>
          <w:p w14:paraId="5A82C393" w14:textId="77777777" w:rsidR="00BA1D99" w:rsidRDefault="00BA1D99">
            <w:pPr>
              <w:pStyle w:val="ListParagraph"/>
              <w:spacing w:before="240" w:after="240" w:line="240" w:lineRule="auto"/>
              <w:ind w:left="0"/>
              <w:rPr>
                <w:rFonts w:ascii="STC Forward" w:hAnsi="STC Forward" w:cs="STC Forward"/>
                <w:color w:val="FFFFFF" w:themeColor="background1"/>
                <w:sz w:val="20"/>
                <w:szCs w:val="20"/>
              </w:rPr>
            </w:pPr>
            <w:r>
              <w:rPr>
                <w:rFonts w:ascii="STC Forward" w:hAnsi="STC Forward" w:cs="STC Forward"/>
                <w:color w:val="FFFFFF" w:themeColor="background1"/>
                <w:sz w:val="20"/>
                <w:szCs w:val="20"/>
              </w:rPr>
              <w:t xml:space="preserve">Description </w:t>
            </w:r>
          </w:p>
        </w:tc>
        <w:tc>
          <w:tcPr>
            <w:tcW w:w="2094" w:type="dxa"/>
            <w:tcBorders>
              <w:top w:val="single" w:sz="4" w:space="0" w:color="auto"/>
              <w:left w:val="single" w:sz="4" w:space="0" w:color="auto"/>
              <w:bottom w:val="single" w:sz="4" w:space="0" w:color="auto"/>
              <w:right w:val="single" w:sz="4" w:space="0" w:color="auto"/>
            </w:tcBorders>
            <w:shd w:val="clear" w:color="auto" w:fill="7030A0"/>
            <w:hideMark/>
          </w:tcPr>
          <w:p w14:paraId="6595BC23" w14:textId="77777777" w:rsidR="00BA1D99" w:rsidRDefault="00BA1D99">
            <w:pPr>
              <w:pStyle w:val="ListParagraph"/>
              <w:spacing w:before="240" w:after="240" w:line="240" w:lineRule="auto"/>
              <w:ind w:left="0"/>
              <w:rPr>
                <w:rFonts w:ascii="STC Forward" w:hAnsi="STC Forward" w:cs="STC Forward"/>
                <w:color w:val="FFFFFF" w:themeColor="background1"/>
                <w:sz w:val="20"/>
                <w:szCs w:val="20"/>
              </w:rPr>
            </w:pPr>
            <w:r>
              <w:rPr>
                <w:rFonts w:ascii="STC Forward" w:hAnsi="STC Forward" w:cs="STC Forward"/>
                <w:color w:val="FFFFFF" w:themeColor="background1"/>
                <w:sz w:val="20"/>
                <w:szCs w:val="20"/>
              </w:rPr>
              <w:t xml:space="preserve">Speed </w:t>
            </w:r>
          </w:p>
        </w:tc>
        <w:tc>
          <w:tcPr>
            <w:tcW w:w="2050" w:type="dxa"/>
            <w:tcBorders>
              <w:top w:val="single" w:sz="4" w:space="0" w:color="auto"/>
              <w:left w:val="single" w:sz="4" w:space="0" w:color="auto"/>
              <w:bottom w:val="single" w:sz="4" w:space="0" w:color="auto"/>
              <w:right w:val="single" w:sz="4" w:space="0" w:color="auto"/>
            </w:tcBorders>
            <w:shd w:val="clear" w:color="auto" w:fill="7030A0"/>
            <w:hideMark/>
          </w:tcPr>
          <w:p w14:paraId="3C5F6D79" w14:textId="77777777" w:rsidR="00BA1D99" w:rsidRDefault="00BA1D99">
            <w:pPr>
              <w:pStyle w:val="ListParagraph"/>
              <w:spacing w:before="240" w:after="240" w:line="240" w:lineRule="auto"/>
              <w:ind w:left="0"/>
              <w:rPr>
                <w:rFonts w:ascii="STC Forward" w:hAnsi="STC Forward" w:cs="STC Forward"/>
                <w:color w:val="FFFFFF" w:themeColor="background1"/>
                <w:sz w:val="20"/>
                <w:szCs w:val="20"/>
              </w:rPr>
            </w:pPr>
            <w:r>
              <w:rPr>
                <w:rFonts w:ascii="STC Forward" w:hAnsi="STC Forward" w:cs="STC Forward"/>
                <w:color w:val="FFFFFF" w:themeColor="background1"/>
                <w:sz w:val="20"/>
                <w:szCs w:val="20"/>
              </w:rPr>
              <w:t>Qty</w:t>
            </w:r>
          </w:p>
        </w:tc>
      </w:tr>
      <w:tr w:rsidR="00BA1D99" w14:paraId="2F428C7F" w14:textId="77777777" w:rsidTr="00BA1D99">
        <w:tc>
          <w:tcPr>
            <w:tcW w:w="2037" w:type="dxa"/>
            <w:tcBorders>
              <w:top w:val="single" w:sz="4" w:space="0" w:color="auto"/>
              <w:left w:val="single" w:sz="4" w:space="0" w:color="auto"/>
              <w:bottom w:val="single" w:sz="4" w:space="0" w:color="auto"/>
              <w:right w:val="single" w:sz="4" w:space="0" w:color="auto"/>
            </w:tcBorders>
            <w:hideMark/>
          </w:tcPr>
          <w:p w14:paraId="38A48F5B"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1.1</w:t>
            </w:r>
          </w:p>
        </w:tc>
        <w:tc>
          <w:tcPr>
            <w:tcW w:w="2179" w:type="dxa"/>
            <w:tcBorders>
              <w:top w:val="single" w:sz="4" w:space="0" w:color="auto"/>
              <w:left w:val="single" w:sz="4" w:space="0" w:color="auto"/>
              <w:bottom w:val="single" w:sz="4" w:space="0" w:color="auto"/>
              <w:right w:val="single" w:sz="4" w:space="0" w:color="auto"/>
            </w:tcBorders>
            <w:hideMark/>
          </w:tcPr>
          <w:p w14:paraId="1C1C6A81" w14:textId="77777777" w:rsidR="00BA1D99" w:rsidRDefault="00BA1D99">
            <w:pPr>
              <w:pStyle w:val="ListParagraph"/>
              <w:spacing w:before="240" w:after="240" w:line="240" w:lineRule="auto"/>
              <w:ind w:left="0"/>
              <w:rPr>
                <w:rFonts w:ascii="STC Forward" w:hAnsi="STC Forward" w:cs="STC Forward"/>
                <w:sz w:val="20"/>
                <w:szCs w:val="20"/>
              </w:rPr>
            </w:pPr>
            <w:r>
              <w:rPr>
                <w:rFonts w:ascii="Times New Roman" w:eastAsia="Calibri" w:hAnsi="Times New Roman" w:cs="Times New Roman"/>
                <w:sz w:val="24"/>
                <w:szCs w:val="24"/>
              </w:rPr>
              <w:t>DIAS Business Event</w:t>
            </w:r>
          </w:p>
        </w:tc>
        <w:tc>
          <w:tcPr>
            <w:tcW w:w="2094" w:type="dxa"/>
            <w:tcBorders>
              <w:top w:val="single" w:sz="4" w:space="0" w:color="auto"/>
              <w:left w:val="single" w:sz="4" w:space="0" w:color="auto"/>
              <w:bottom w:val="single" w:sz="4" w:space="0" w:color="auto"/>
              <w:right w:val="single" w:sz="4" w:space="0" w:color="auto"/>
            </w:tcBorders>
            <w:hideMark/>
          </w:tcPr>
          <w:p w14:paraId="092EA58B"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2 Gbps</w:t>
            </w:r>
          </w:p>
        </w:tc>
        <w:tc>
          <w:tcPr>
            <w:tcW w:w="2050" w:type="dxa"/>
            <w:tcBorders>
              <w:top w:val="single" w:sz="4" w:space="0" w:color="auto"/>
              <w:left w:val="single" w:sz="4" w:space="0" w:color="auto"/>
              <w:bottom w:val="single" w:sz="4" w:space="0" w:color="auto"/>
              <w:right w:val="single" w:sz="4" w:space="0" w:color="auto"/>
            </w:tcBorders>
            <w:hideMark/>
          </w:tcPr>
          <w:p w14:paraId="5D916E55"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1</w:t>
            </w:r>
          </w:p>
        </w:tc>
      </w:tr>
      <w:tr w:rsidR="00BA1D99" w14:paraId="012C92A2" w14:textId="77777777" w:rsidTr="00BA1D99">
        <w:tc>
          <w:tcPr>
            <w:tcW w:w="2037" w:type="dxa"/>
            <w:tcBorders>
              <w:top w:val="single" w:sz="4" w:space="0" w:color="auto"/>
              <w:left w:val="single" w:sz="4" w:space="0" w:color="auto"/>
              <w:bottom w:val="single" w:sz="4" w:space="0" w:color="auto"/>
              <w:right w:val="single" w:sz="4" w:space="0" w:color="auto"/>
            </w:tcBorders>
            <w:hideMark/>
          </w:tcPr>
          <w:p w14:paraId="2714A0E8"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lastRenderedPageBreak/>
              <w:t>1.2</w:t>
            </w:r>
          </w:p>
        </w:tc>
        <w:tc>
          <w:tcPr>
            <w:tcW w:w="2179" w:type="dxa"/>
            <w:tcBorders>
              <w:top w:val="single" w:sz="4" w:space="0" w:color="auto"/>
              <w:left w:val="single" w:sz="4" w:space="0" w:color="auto"/>
              <w:bottom w:val="single" w:sz="4" w:space="0" w:color="auto"/>
              <w:right w:val="single" w:sz="4" w:space="0" w:color="auto"/>
            </w:tcBorders>
            <w:hideMark/>
          </w:tcPr>
          <w:p w14:paraId="5D6DA3AB"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10"/>
                <w:sz w:val="20"/>
                <w:szCs w:val="20"/>
              </w:rPr>
              <w:t>DIAS Business Event</w:t>
            </w:r>
          </w:p>
        </w:tc>
        <w:tc>
          <w:tcPr>
            <w:tcW w:w="2094" w:type="dxa"/>
            <w:tcBorders>
              <w:top w:val="single" w:sz="4" w:space="0" w:color="auto"/>
              <w:left w:val="single" w:sz="4" w:space="0" w:color="auto"/>
              <w:bottom w:val="single" w:sz="4" w:space="0" w:color="auto"/>
              <w:right w:val="single" w:sz="4" w:space="0" w:color="auto"/>
            </w:tcBorders>
            <w:hideMark/>
          </w:tcPr>
          <w:p w14:paraId="522CCA96"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500 Mbps</w:t>
            </w:r>
          </w:p>
        </w:tc>
        <w:tc>
          <w:tcPr>
            <w:tcW w:w="2050" w:type="dxa"/>
            <w:tcBorders>
              <w:top w:val="single" w:sz="4" w:space="0" w:color="auto"/>
              <w:left w:val="single" w:sz="4" w:space="0" w:color="auto"/>
              <w:bottom w:val="single" w:sz="4" w:space="0" w:color="auto"/>
              <w:right w:val="single" w:sz="4" w:space="0" w:color="auto"/>
            </w:tcBorders>
            <w:hideMark/>
          </w:tcPr>
          <w:p w14:paraId="1B64B2D0"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1</w:t>
            </w:r>
          </w:p>
        </w:tc>
      </w:tr>
      <w:tr w:rsidR="00BA1D99" w14:paraId="295EAD92" w14:textId="77777777" w:rsidTr="00BA1D99">
        <w:tc>
          <w:tcPr>
            <w:tcW w:w="2037" w:type="dxa"/>
            <w:tcBorders>
              <w:top w:val="single" w:sz="4" w:space="0" w:color="auto"/>
              <w:left w:val="single" w:sz="4" w:space="0" w:color="auto"/>
              <w:bottom w:val="single" w:sz="4" w:space="0" w:color="auto"/>
              <w:right w:val="single" w:sz="4" w:space="0" w:color="auto"/>
            </w:tcBorders>
            <w:hideMark/>
          </w:tcPr>
          <w:p w14:paraId="260205C1"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2.1</w:t>
            </w:r>
          </w:p>
        </w:tc>
        <w:tc>
          <w:tcPr>
            <w:tcW w:w="2179" w:type="dxa"/>
            <w:tcBorders>
              <w:top w:val="single" w:sz="4" w:space="0" w:color="auto"/>
              <w:left w:val="single" w:sz="4" w:space="0" w:color="auto"/>
              <w:bottom w:val="single" w:sz="4" w:space="0" w:color="auto"/>
              <w:right w:val="single" w:sz="4" w:space="0" w:color="auto"/>
            </w:tcBorders>
            <w:hideMark/>
          </w:tcPr>
          <w:p w14:paraId="36A379BB"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10"/>
                <w:sz w:val="20"/>
                <w:szCs w:val="20"/>
              </w:rPr>
              <w:t>MES – Lump sum</w:t>
            </w:r>
          </w:p>
        </w:tc>
        <w:tc>
          <w:tcPr>
            <w:tcW w:w="2094" w:type="dxa"/>
            <w:tcBorders>
              <w:top w:val="single" w:sz="4" w:space="0" w:color="auto"/>
              <w:left w:val="single" w:sz="4" w:space="0" w:color="auto"/>
              <w:bottom w:val="single" w:sz="4" w:space="0" w:color="auto"/>
              <w:right w:val="single" w:sz="4" w:space="0" w:color="auto"/>
            </w:tcBorders>
            <w:hideMark/>
          </w:tcPr>
          <w:p w14:paraId="3881DE40"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2 Gbps</w:t>
            </w:r>
          </w:p>
        </w:tc>
        <w:tc>
          <w:tcPr>
            <w:tcW w:w="2050" w:type="dxa"/>
            <w:tcBorders>
              <w:top w:val="single" w:sz="4" w:space="0" w:color="auto"/>
              <w:left w:val="single" w:sz="4" w:space="0" w:color="auto"/>
              <w:bottom w:val="single" w:sz="4" w:space="0" w:color="auto"/>
              <w:right w:val="single" w:sz="4" w:space="0" w:color="auto"/>
            </w:tcBorders>
            <w:hideMark/>
          </w:tcPr>
          <w:p w14:paraId="69382134"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1</w:t>
            </w:r>
          </w:p>
        </w:tc>
      </w:tr>
      <w:tr w:rsidR="00BA1D99" w14:paraId="3FF44E58" w14:textId="77777777" w:rsidTr="00BA1D99">
        <w:tc>
          <w:tcPr>
            <w:tcW w:w="2037" w:type="dxa"/>
            <w:tcBorders>
              <w:top w:val="single" w:sz="4" w:space="0" w:color="auto"/>
              <w:left w:val="single" w:sz="4" w:space="0" w:color="auto"/>
              <w:bottom w:val="single" w:sz="4" w:space="0" w:color="auto"/>
              <w:right w:val="single" w:sz="4" w:space="0" w:color="auto"/>
            </w:tcBorders>
            <w:hideMark/>
          </w:tcPr>
          <w:p w14:paraId="3035802C"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2.2</w:t>
            </w:r>
          </w:p>
        </w:tc>
        <w:tc>
          <w:tcPr>
            <w:tcW w:w="2179" w:type="dxa"/>
            <w:tcBorders>
              <w:top w:val="single" w:sz="4" w:space="0" w:color="auto"/>
              <w:left w:val="single" w:sz="4" w:space="0" w:color="auto"/>
              <w:bottom w:val="single" w:sz="4" w:space="0" w:color="auto"/>
              <w:right w:val="single" w:sz="4" w:space="0" w:color="auto"/>
            </w:tcBorders>
            <w:hideMark/>
          </w:tcPr>
          <w:p w14:paraId="0F82F26D"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10"/>
                <w:sz w:val="20"/>
                <w:szCs w:val="20"/>
              </w:rPr>
              <w:t>MES – Lump sum</w:t>
            </w:r>
          </w:p>
        </w:tc>
        <w:tc>
          <w:tcPr>
            <w:tcW w:w="2094" w:type="dxa"/>
            <w:tcBorders>
              <w:top w:val="single" w:sz="4" w:space="0" w:color="auto"/>
              <w:left w:val="single" w:sz="4" w:space="0" w:color="auto"/>
              <w:bottom w:val="single" w:sz="4" w:space="0" w:color="auto"/>
              <w:right w:val="single" w:sz="4" w:space="0" w:color="auto"/>
            </w:tcBorders>
            <w:hideMark/>
          </w:tcPr>
          <w:p w14:paraId="2D9AFC4B"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500 Mbps</w:t>
            </w:r>
          </w:p>
        </w:tc>
        <w:tc>
          <w:tcPr>
            <w:tcW w:w="2050" w:type="dxa"/>
            <w:tcBorders>
              <w:top w:val="single" w:sz="4" w:space="0" w:color="auto"/>
              <w:left w:val="single" w:sz="4" w:space="0" w:color="auto"/>
              <w:bottom w:val="single" w:sz="4" w:space="0" w:color="auto"/>
              <w:right w:val="single" w:sz="4" w:space="0" w:color="auto"/>
            </w:tcBorders>
            <w:hideMark/>
          </w:tcPr>
          <w:p w14:paraId="2DCD81AB"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1</w:t>
            </w:r>
          </w:p>
        </w:tc>
      </w:tr>
      <w:tr w:rsidR="00BA1D99" w14:paraId="0DB11082" w14:textId="77777777" w:rsidTr="00BA1D99">
        <w:tc>
          <w:tcPr>
            <w:tcW w:w="2037" w:type="dxa"/>
            <w:tcBorders>
              <w:top w:val="single" w:sz="4" w:space="0" w:color="auto"/>
              <w:left w:val="single" w:sz="4" w:space="0" w:color="auto"/>
              <w:bottom w:val="single" w:sz="4" w:space="0" w:color="auto"/>
              <w:right w:val="single" w:sz="4" w:space="0" w:color="auto"/>
            </w:tcBorders>
            <w:hideMark/>
          </w:tcPr>
          <w:p w14:paraId="1A6E5BEA"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1.1</w:t>
            </w:r>
          </w:p>
        </w:tc>
        <w:tc>
          <w:tcPr>
            <w:tcW w:w="2179" w:type="dxa"/>
            <w:tcBorders>
              <w:top w:val="single" w:sz="4" w:space="0" w:color="auto"/>
              <w:left w:val="single" w:sz="4" w:space="0" w:color="auto"/>
              <w:bottom w:val="single" w:sz="4" w:space="0" w:color="auto"/>
              <w:right w:val="single" w:sz="4" w:space="0" w:color="auto"/>
            </w:tcBorders>
            <w:hideMark/>
          </w:tcPr>
          <w:p w14:paraId="16C8E099"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DIAS Business Event</w:t>
            </w:r>
          </w:p>
        </w:tc>
        <w:tc>
          <w:tcPr>
            <w:tcW w:w="2094" w:type="dxa"/>
            <w:tcBorders>
              <w:top w:val="single" w:sz="4" w:space="0" w:color="auto"/>
              <w:left w:val="single" w:sz="4" w:space="0" w:color="auto"/>
              <w:bottom w:val="single" w:sz="4" w:space="0" w:color="auto"/>
              <w:right w:val="single" w:sz="4" w:space="0" w:color="auto"/>
            </w:tcBorders>
            <w:hideMark/>
          </w:tcPr>
          <w:p w14:paraId="335D1716"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2 Gbps</w:t>
            </w:r>
          </w:p>
        </w:tc>
        <w:tc>
          <w:tcPr>
            <w:tcW w:w="2050" w:type="dxa"/>
            <w:tcBorders>
              <w:top w:val="single" w:sz="4" w:space="0" w:color="auto"/>
              <w:left w:val="single" w:sz="4" w:space="0" w:color="auto"/>
              <w:bottom w:val="single" w:sz="4" w:space="0" w:color="auto"/>
              <w:right w:val="single" w:sz="4" w:space="0" w:color="auto"/>
            </w:tcBorders>
            <w:hideMark/>
          </w:tcPr>
          <w:p w14:paraId="154B881A"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1</w:t>
            </w:r>
          </w:p>
        </w:tc>
      </w:tr>
      <w:tr w:rsidR="00BA1D99" w14:paraId="66657C07" w14:textId="77777777" w:rsidTr="00BA1D99">
        <w:tc>
          <w:tcPr>
            <w:tcW w:w="2037" w:type="dxa"/>
            <w:tcBorders>
              <w:top w:val="single" w:sz="4" w:space="0" w:color="auto"/>
              <w:left w:val="single" w:sz="4" w:space="0" w:color="auto"/>
              <w:bottom w:val="single" w:sz="4" w:space="0" w:color="auto"/>
              <w:right w:val="single" w:sz="4" w:space="0" w:color="auto"/>
            </w:tcBorders>
            <w:hideMark/>
          </w:tcPr>
          <w:p w14:paraId="5CD31481"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1.2</w:t>
            </w:r>
          </w:p>
        </w:tc>
        <w:tc>
          <w:tcPr>
            <w:tcW w:w="2179" w:type="dxa"/>
            <w:tcBorders>
              <w:top w:val="single" w:sz="4" w:space="0" w:color="auto"/>
              <w:left w:val="single" w:sz="4" w:space="0" w:color="auto"/>
              <w:bottom w:val="single" w:sz="4" w:space="0" w:color="auto"/>
              <w:right w:val="single" w:sz="4" w:space="0" w:color="auto"/>
            </w:tcBorders>
            <w:hideMark/>
          </w:tcPr>
          <w:p w14:paraId="28C68B6E"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DIAS Business Event</w:t>
            </w:r>
          </w:p>
        </w:tc>
        <w:tc>
          <w:tcPr>
            <w:tcW w:w="2094" w:type="dxa"/>
            <w:tcBorders>
              <w:top w:val="single" w:sz="4" w:space="0" w:color="auto"/>
              <w:left w:val="single" w:sz="4" w:space="0" w:color="auto"/>
              <w:bottom w:val="single" w:sz="4" w:space="0" w:color="auto"/>
              <w:right w:val="single" w:sz="4" w:space="0" w:color="auto"/>
            </w:tcBorders>
            <w:hideMark/>
          </w:tcPr>
          <w:p w14:paraId="63DFCA62"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500 Mbps</w:t>
            </w:r>
          </w:p>
        </w:tc>
        <w:tc>
          <w:tcPr>
            <w:tcW w:w="2050" w:type="dxa"/>
            <w:tcBorders>
              <w:top w:val="single" w:sz="4" w:space="0" w:color="auto"/>
              <w:left w:val="single" w:sz="4" w:space="0" w:color="auto"/>
              <w:bottom w:val="single" w:sz="4" w:space="0" w:color="auto"/>
              <w:right w:val="single" w:sz="4" w:space="0" w:color="auto"/>
            </w:tcBorders>
            <w:hideMark/>
          </w:tcPr>
          <w:p w14:paraId="1B640020"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1</w:t>
            </w:r>
          </w:p>
        </w:tc>
      </w:tr>
      <w:tr w:rsidR="00BA1D99" w14:paraId="17F500EA" w14:textId="77777777" w:rsidTr="00BA1D99">
        <w:tc>
          <w:tcPr>
            <w:tcW w:w="2037" w:type="dxa"/>
            <w:tcBorders>
              <w:top w:val="single" w:sz="4" w:space="0" w:color="auto"/>
              <w:left w:val="single" w:sz="4" w:space="0" w:color="auto"/>
              <w:bottom w:val="single" w:sz="4" w:space="0" w:color="auto"/>
              <w:right w:val="single" w:sz="4" w:space="0" w:color="auto"/>
            </w:tcBorders>
            <w:hideMark/>
          </w:tcPr>
          <w:p w14:paraId="5E53FF6B"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1.1</w:t>
            </w:r>
          </w:p>
        </w:tc>
        <w:tc>
          <w:tcPr>
            <w:tcW w:w="2179" w:type="dxa"/>
            <w:tcBorders>
              <w:top w:val="single" w:sz="4" w:space="0" w:color="auto"/>
              <w:left w:val="single" w:sz="4" w:space="0" w:color="auto"/>
              <w:bottom w:val="single" w:sz="4" w:space="0" w:color="auto"/>
              <w:right w:val="single" w:sz="4" w:space="0" w:color="auto"/>
            </w:tcBorders>
            <w:hideMark/>
          </w:tcPr>
          <w:p w14:paraId="577A94C5"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DIAS Business Event</w:t>
            </w:r>
          </w:p>
        </w:tc>
        <w:tc>
          <w:tcPr>
            <w:tcW w:w="2094" w:type="dxa"/>
            <w:tcBorders>
              <w:top w:val="single" w:sz="4" w:space="0" w:color="auto"/>
              <w:left w:val="single" w:sz="4" w:space="0" w:color="auto"/>
              <w:bottom w:val="single" w:sz="4" w:space="0" w:color="auto"/>
              <w:right w:val="single" w:sz="4" w:space="0" w:color="auto"/>
            </w:tcBorders>
            <w:hideMark/>
          </w:tcPr>
          <w:p w14:paraId="14AA2ECC"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2 Gbps</w:t>
            </w:r>
          </w:p>
        </w:tc>
        <w:tc>
          <w:tcPr>
            <w:tcW w:w="2050" w:type="dxa"/>
            <w:tcBorders>
              <w:top w:val="single" w:sz="4" w:space="0" w:color="auto"/>
              <w:left w:val="single" w:sz="4" w:space="0" w:color="auto"/>
              <w:bottom w:val="single" w:sz="4" w:space="0" w:color="auto"/>
              <w:right w:val="single" w:sz="4" w:space="0" w:color="auto"/>
            </w:tcBorders>
            <w:hideMark/>
          </w:tcPr>
          <w:p w14:paraId="5FD20ACB" w14:textId="77777777" w:rsidR="00BA1D99" w:rsidRDefault="00BA1D99">
            <w:pPr>
              <w:pStyle w:val="ListParagraph"/>
              <w:spacing w:before="240" w:after="240" w:line="240" w:lineRule="auto"/>
              <w:ind w:left="0"/>
              <w:rPr>
                <w:rFonts w:ascii="STC Forward" w:hAnsi="STC Forward" w:cs="STC Forward"/>
                <w:sz w:val="20"/>
                <w:szCs w:val="20"/>
              </w:rPr>
            </w:pPr>
            <w:r>
              <w:rPr>
                <w:rFonts w:ascii="STC Forward" w:eastAsia="Calibri" w:hAnsi="STC Forward" w:cs="STC Forward"/>
                <w:color w:val="000000"/>
                <w:spacing w:val="-2"/>
                <w:sz w:val="20"/>
                <w:szCs w:val="20"/>
              </w:rPr>
              <w:t>1</w:t>
            </w:r>
          </w:p>
        </w:tc>
      </w:tr>
    </w:tbl>
    <w:p w14:paraId="2D30CB74" w14:textId="77777777" w:rsidR="00BA1D99" w:rsidRDefault="00BA1D99" w:rsidP="00BA1D99">
      <w:pPr>
        <w:pStyle w:val="ListParagraph"/>
        <w:tabs>
          <w:tab w:val="left" w:pos="720"/>
        </w:tabs>
        <w:spacing w:before="240" w:after="240"/>
        <w:ind w:left="990"/>
        <w:rPr>
          <w:rFonts w:ascii="STC Forward" w:hAnsi="STC Forward" w:cs="STC Forward"/>
          <w:sz w:val="20"/>
          <w:szCs w:val="20"/>
        </w:rPr>
      </w:pPr>
      <w:commentRangeStart w:id="43"/>
      <w:commentRangeEnd w:id="43"/>
      <w:r>
        <w:rPr>
          <w:rStyle w:val="CommentReference"/>
        </w:rPr>
        <w:commentReference w:id="43"/>
      </w:r>
    </w:p>
    <w:p w14:paraId="43F9EEB1" w14:textId="77777777" w:rsidR="00BA1D99" w:rsidRDefault="00BA1D99" w:rsidP="00BA1D99">
      <w:pPr>
        <w:pStyle w:val="ListParagraph"/>
        <w:numPr>
          <w:ilvl w:val="0"/>
          <w:numId w:val="20"/>
        </w:numPr>
        <w:tabs>
          <w:tab w:val="left" w:pos="630"/>
        </w:tabs>
        <w:spacing w:before="120" w:after="240"/>
        <w:rPr>
          <w:rFonts w:ascii="STC Forward" w:hAnsi="STC Forward" w:cs="STC Forward"/>
          <w:sz w:val="20"/>
          <w:szCs w:val="20"/>
          <w:lang w:val="en-GB"/>
        </w:rPr>
      </w:pPr>
      <w:r>
        <w:rPr>
          <w:rFonts w:ascii="STC Forward" w:hAnsi="STC Forward" w:cs="STC Forward"/>
          <w:sz w:val="20"/>
          <w:szCs w:val="20"/>
          <w:lang w:val="en-GB"/>
        </w:rPr>
        <w:t>One SMS to be shared for Compan B Global Forum</w:t>
      </w:r>
    </w:p>
    <w:p w14:paraId="6646D610" w14:textId="77777777" w:rsidR="00BA1D99" w:rsidRDefault="00BA1D99" w:rsidP="00BA1D99">
      <w:pPr>
        <w:tabs>
          <w:tab w:val="left" w:pos="630"/>
        </w:tabs>
        <w:spacing w:before="120" w:after="240"/>
        <w:rPr>
          <w:rFonts w:ascii="STC Forward" w:hAnsi="STC Forward" w:cs="STC Forward"/>
          <w:sz w:val="20"/>
          <w:szCs w:val="20"/>
          <w:lang w:val="en-GB"/>
        </w:rPr>
      </w:pPr>
    </w:p>
    <w:p w14:paraId="468F14E1" w14:textId="77777777" w:rsidR="00BA1D99" w:rsidRDefault="00BA1D99" w:rsidP="00BA1D99">
      <w:pPr>
        <w:tabs>
          <w:tab w:val="left" w:pos="630"/>
        </w:tabs>
        <w:spacing w:before="120" w:after="240"/>
        <w:rPr>
          <w:rFonts w:ascii="STC Forward" w:hAnsi="STC Forward" w:cs="STC Forward"/>
          <w:sz w:val="20"/>
          <w:szCs w:val="20"/>
          <w:lang w:val="en-GB"/>
        </w:rPr>
      </w:pPr>
    </w:p>
    <w:p w14:paraId="7A20D93F" w14:textId="77777777" w:rsidR="00BA1D99" w:rsidRDefault="00BA1D99" w:rsidP="00BA1D99">
      <w:pPr>
        <w:tabs>
          <w:tab w:val="left" w:pos="630"/>
        </w:tabs>
        <w:spacing w:before="120" w:after="240"/>
        <w:rPr>
          <w:rFonts w:ascii="STC Forward" w:hAnsi="STC Forward" w:cs="STC Forward"/>
          <w:sz w:val="20"/>
          <w:szCs w:val="20"/>
          <w:lang w:val="en-GB"/>
        </w:rPr>
      </w:pPr>
    </w:p>
    <w:p w14:paraId="593B3A19" w14:textId="77777777" w:rsidR="00BA1D99" w:rsidRDefault="00BA1D99" w:rsidP="00BA1D99">
      <w:pPr>
        <w:tabs>
          <w:tab w:val="left" w:pos="630"/>
        </w:tabs>
        <w:spacing w:before="120" w:after="240"/>
        <w:rPr>
          <w:rFonts w:ascii="STC Forward" w:hAnsi="STC Forward" w:cs="STC Forward"/>
          <w:sz w:val="20"/>
          <w:szCs w:val="20"/>
          <w:lang w:val="en-GB"/>
        </w:rPr>
      </w:pPr>
    </w:p>
    <w:p w14:paraId="5030C6CB" w14:textId="77777777" w:rsidR="00BA1D99" w:rsidRDefault="00BA1D99" w:rsidP="00BA1D99">
      <w:pPr>
        <w:tabs>
          <w:tab w:val="left" w:pos="630"/>
        </w:tabs>
        <w:spacing w:before="120" w:after="240"/>
        <w:rPr>
          <w:rFonts w:ascii="STC Forward" w:hAnsi="STC Forward" w:cs="STC Forward"/>
          <w:sz w:val="20"/>
          <w:szCs w:val="20"/>
          <w:lang w:val="en-GB"/>
        </w:rPr>
      </w:pPr>
    </w:p>
    <w:p w14:paraId="7A47414B" w14:textId="77777777" w:rsidR="00BA1D99" w:rsidRDefault="00BA1D99" w:rsidP="00BA1D99">
      <w:pPr>
        <w:tabs>
          <w:tab w:val="left" w:pos="630"/>
        </w:tabs>
        <w:spacing w:before="120" w:after="240"/>
        <w:rPr>
          <w:rFonts w:ascii="STC Forward" w:hAnsi="STC Forward" w:cs="STC Forward"/>
          <w:sz w:val="20"/>
          <w:szCs w:val="20"/>
          <w:lang w:val="en-GB"/>
        </w:rPr>
      </w:pPr>
    </w:p>
    <w:p w14:paraId="1AA0DB80" w14:textId="77777777" w:rsidR="00BA1D99" w:rsidRDefault="00BA1D99" w:rsidP="00BA1D99">
      <w:pPr>
        <w:tabs>
          <w:tab w:val="left" w:pos="630"/>
        </w:tabs>
        <w:spacing w:before="120" w:after="240"/>
        <w:rPr>
          <w:rFonts w:ascii="STC Forward" w:hAnsi="STC Forward" w:cs="STC Forward"/>
          <w:sz w:val="20"/>
          <w:szCs w:val="20"/>
          <w:lang w:val="en-GB"/>
        </w:rPr>
      </w:pPr>
    </w:p>
    <w:p w14:paraId="28117DB7" w14:textId="77777777" w:rsidR="00BA1D99" w:rsidRDefault="00BA1D99" w:rsidP="00BA1D99">
      <w:pPr>
        <w:tabs>
          <w:tab w:val="left" w:pos="720"/>
        </w:tabs>
        <w:spacing w:after="0"/>
        <w:jc w:val="center"/>
        <w:rPr>
          <w:rFonts w:ascii="STC Forward" w:eastAsia="Times New Roman" w:hAnsi="STC Forward" w:cs="STC Forward"/>
          <w:b/>
          <w:bCs/>
          <w:sz w:val="24"/>
          <w:szCs w:val="24"/>
          <w:lang w:val="en-GB"/>
        </w:rPr>
      </w:pPr>
      <w:commentRangeStart w:id="44"/>
      <w:commentRangeStart w:id="45"/>
      <w:r>
        <w:rPr>
          <w:rFonts w:ascii="STC Forward" w:eastAsia="Times New Roman" w:hAnsi="STC Forward" w:cs="STC Forward"/>
          <w:b/>
          <w:bCs/>
          <w:sz w:val="24"/>
          <w:szCs w:val="24"/>
          <w:lang w:val="en-GB"/>
        </w:rPr>
        <w:t>Annex (C)</w:t>
      </w:r>
    </w:p>
    <w:p w14:paraId="4210A282" w14:textId="77777777" w:rsidR="00BA1D99" w:rsidRDefault="00BA1D99" w:rsidP="00BA1D99">
      <w:pPr>
        <w:tabs>
          <w:tab w:val="left" w:pos="720"/>
        </w:tabs>
        <w:jc w:val="center"/>
        <w:rPr>
          <w:rFonts w:ascii="STC Forward" w:eastAsia="Times New Roman" w:hAnsi="STC Forward" w:cs="STC Forward"/>
          <w:b/>
          <w:bCs/>
          <w:sz w:val="24"/>
          <w:szCs w:val="24"/>
          <w:lang w:val="en-GB"/>
        </w:rPr>
      </w:pPr>
      <w:r>
        <w:rPr>
          <w:rFonts w:ascii="STC Forward" w:eastAsia="Times New Roman" w:hAnsi="STC Forward" w:cs="STC Forward"/>
          <w:b/>
          <w:bCs/>
          <w:sz w:val="24"/>
          <w:szCs w:val="24"/>
          <w:lang w:val="en-GB"/>
        </w:rPr>
        <w:t>Organizer Marks</w:t>
      </w:r>
      <w:commentRangeEnd w:id="44"/>
      <w:r>
        <w:rPr>
          <w:rStyle w:val="CommentReference"/>
        </w:rPr>
        <w:commentReference w:id="44"/>
      </w:r>
      <w:commentRangeEnd w:id="45"/>
      <w:r>
        <w:rPr>
          <w:rStyle w:val="CommentReference"/>
        </w:rPr>
        <w:commentReference w:id="45"/>
      </w:r>
    </w:p>
    <w:p w14:paraId="13372494" w14:textId="77777777" w:rsidR="00BA1D99" w:rsidRDefault="00BA1D99" w:rsidP="00BA1D99">
      <w:pPr>
        <w:tabs>
          <w:tab w:val="left" w:pos="720"/>
        </w:tabs>
        <w:rPr>
          <w:rFonts w:ascii="STC Forward" w:eastAsia="Times New Roman" w:hAnsi="STC Forward" w:cs="STC Forward"/>
          <w:sz w:val="20"/>
          <w:szCs w:val="20"/>
          <w:lang w:val="en-GB"/>
        </w:rPr>
      </w:pPr>
      <w:r>
        <w:rPr>
          <w:rFonts w:ascii="STC Forward" w:hAnsi="STC Forward" w:cs="STC Forward"/>
          <w:lang w:val="en-GB"/>
        </w:rPr>
        <w:br w:type="page"/>
      </w:r>
    </w:p>
    <w:p w14:paraId="458302F4" w14:textId="77777777" w:rsidR="00BA1D99" w:rsidRDefault="00BA1D99" w:rsidP="00BA1D99">
      <w:pPr>
        <w:tabs>
          <w:tab w:val="left" w:pos="720"/>
        </w:tabs>
        <w:spacing w:after="0"/>
        <w:jc w:val="center"/>
        <w:rPr>
          <w:rFonts w:ascii="STC Forward" w:eastAsia="Times New Roman" w:hAnsi="STC Forward" w:cs="STC Forward"/>
          <w:b/>
          <w:bCs/>
          <w:sz w:val="24"/>
          <w:szCs w:val="24"/>
          <w:lang w:val="en-GB"/>
        </w:rPr>
      </w:pPr>
      <w:commentRangeStart w:id="46"/>
      <w:r>
        <w:rPr>
          <w:rFonts w:ascii="STC Forward" w:eastAsia="Times New Roman" w:hAnsi="STC Forward" w:cs="STC Forward"/>
          <w:b/>
          <w:bCs/>
          <w:sz w:val="24"/>
          <w:szCs w:val="24"/>
          <w:lang w:val="en-GB"/>
        </w:rPr>
        <w:lastRenderedPageBreak/>
        <w:t>Annex (D)</w:t>
      </w:r>
    </w:p>
    <w:p w14:paraId="4E152587" w14:textId="77777777" w:rsidR="00BA1D99" w:rsidRDefault="00BA1D99" w:rsidP="00BA1D99">
      <w:pPr>
        <w:tabs>
          <w:tab w:val="left" w:pos="720"/>
        </w:tabs>
        <w:spacing w:after="0" w:line="240" w:lineRule="auto"/>
        <w:rPr>
          <w:rFonts w:ascii="Times New Roman" w:hAnsi="Times New Roman" w:cs="Times New Roman"/>
          <w:sz w:val="24"/>
          <w:szCs w:val="24"/>
          <w:lang w:val="en-IN" w:eastAsia="en-IN"/>
        </w:rPr>
      </w:pPr>
      <w:r>
        <w:rPr>
          <w:rFonts w:ascii="STC Forward" w:eastAsia="Times New Roman" w:hAnsi="STC Forward" w:cs="STC Forward"/>
          <w:b/>
          <w:bCs/>
          <w:sz w:val="24"/>
          <w:szCs w:val="24"/>
          <w:lang w:val="en-GB"/>
        </w:rPr>
        <w:t>Sponsor Marks</w:t>
      </w:r>
      <w:commentRangeEnd w:id="46"/>
      <w:r>
        <w:rPr>
          <w:rStyle w:val="CommentReference"/>
        </w:rPr>
        <w:commentReference w:id="46"/>
      </w:r>
      <w:r>
        <w:rPr>
          <w:rFonts w:ascii="Times New Roman" w:hAnsi="Times New Roman" w:cs="Times New Roman"/>
          <w:sz w:val="24"/>
          <w:szCs w:val="24"/>
          <w:lang w:val="en-IN" w:eastAsia="en-IN"/>
        </w:rPr>
        <w:t xml:space="preserve"> </w:t>
      </w:r>
    </w:p>
    <w:p w14:paraId="29619A69" w14:textId="77777777" w:rsidR="00AC68D6" w:rsidRDefault="00AC68D6"/>
    <w:sectPr w:rsidR="00AC68D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andeep K Aravindu" w:date="2024-11-06T14:15:00Z" w:initials="SA">
    <w:p w14:paraId="1C4D928C" w14:textId="77777777" w:rsidR="00BA1D99" w:rsidRDefault="00BA1D99" w:rsidP="00BA1D99">
      <w:pPr>
        <w:pStyle w:val="CommentText"/>
        <w:tabs>
          <w:tab w:val="left" w:pos="720"/>
        </w:tabs>
      </w:pPr>
      <w:r>
        <w:rPr>
          <w:rStyle w:val="CommentReference"/>
        </w:rPr>
        <w:annotationRef/>
      </w:r>
      <w:r>
        <w:t>@</w:t>
      </w:r>
      <w:r>
        <w:rPr>
          <w:b/>
          <w:bCs/>
        </w:rPr>
        <w:t>Compan B</w:t>
      </w:r>
      <w:r>
        <w:t>- November or December ? Please confirm</w:t>
      </w:r>
    </w:p>
  </w:comment>
  <w:comment w:id="2" w:author="Afaf O. Alharbi" w:date="2024-11-14T17:09:00Z" w:initials="AOA">
    <w:p w14:paraId="66FBCAEA" w14:textId="77777777" w:rsidR="00BA1D99" w:rsidRDefault="00BA1D99" w:rsidP="00BA1D99">
      <w:pPr>
        <w:pStyle w:val="CommentText"/>
        <w:tabs>
          <w:tab w:val="left" w:pos="720"/>
        </w:tabs>
      </w:pPr>
      <w:r>
        <w:rPr>
          <w:rStyle w:val="CommentReference"/>
        </w:rPr>
        <w:annotationRef/>
      </w:r>
      <w:r>
        <w:t>The amendment made on this term does not reflect Compan A right of such sponsorship rights, kindly clarify the meaning for such an amendment.</w:t>
      </w:r>
    </w:p>
  </w:comment>
  <w:comment w:id="11" w:author="Afaf O. Alharbi" w:date="2024-11-14T17:15:00Z" w:initials="AOA">
    <w:p w14:paraId="64A46CD7" w14:textId="77777777" w:rsidR="00BA1D99" w:rsidRDefault="00BA1D99" w:rsidP="00BA1D99">
      <w:pPr>
        <w:pStyle w:val="CommentText"/>
        <w:tabs>
          <w:tab w:val="left" w:pos="720"/>
        </w:tabs>
      </w:pPr>
      <w:r>
        <w:rPr>
          <w:rStyle w:val="CommentReference"/>
        </w:rPr>
        <w:annotationRef/>
      </w:r>
      <w:r>
        <w:t xml:space="preserve">This is vague and not required as the terms of this Agreement will be sufficient. </w:t>
      </w:r>
    </w:p>
  </w:comment>
  <w:comment w:id="15" w:author="Afaf O. Alharbi" w:date="2024-11-14T17:20:00Z" w:initials="AOA">
    <w:p w14:paraId="12F05B49" w14:textId="77777777" w:rsidR="00BA1D99" w:rsidRDefault="00BA1D99" w:rsidP="00BA1D99">
      <w:pPr>
        <w:pStyle w:val="CommentText"/>
        <w:tabs>
          <w:tab w:val="left" w:pos="720"/>
        </w:tabs>
      </w:pPr>
      <w:r>
        <w:rPr>
          <w:rStyle w:val="CommentReference"/>
        </w:rPr>
        <w:annotationRef/>
      </w:r>
      <w:r>
        <w:t>This change the meaning of the exclusivity desired by Compan A. Internal client to confirm of they accept the change. Compan B to confirm if Compan A is the only exclusive sponsor of the event or if there are other sponsors of the same category.</w:t>
      </w:r>
    </w:p>
  </w:comment>
  <w:comment w:id="13" w:author="Sandeep K Aravindu" w:date="2024-11-06T15:43:00Z" w:initials="SA">
    <w:p w14:paraId="29EAB791" w14:textId="77777777" w:rsidR="00BA1D99" w:rsidRDefault="00BA1D99" w:rsidP="00BA1D99">
      <w:pPr>
        <w:pStyle w:val="CommentText"/>
        <w:tabs>
          <w:tab w:val="left" w:pos="720"/>
        </w:tabs>
      </w:pPr>
      <w:r>
        <w:rPr>
          <w:rStyle w:val="CommentReference"/>
        </w:rPr>
        <w:annotationRef/>
      </w:r>
      <w:r>
        <w:t>@</w:t>
      </w:r>
      <w:r>
        <w:rPr>
          <w:b/>
          <w:bCs/>
        </w:rPr>
        <w:t>Compan B</w:t>
      </w:r>
      <w:r>
        <w:t xml:space="preserve">- please confirm whether Compan A is an exclusive partner ? </w:t>
      </w:r>
    </w:p>
  </w:comment>
  <w:comment w:id="17" w:author="Sandeep K Aravindu" w:date="2024-11-06T14:34:00Z" w:initials="SA">
    <w:p w14:paraId="2C910A6C" w14:textId="77777777" w:rsidR="00BA1D99" w:rsidRDefault="00BA1D99" w:rsidP="00BA1D99">
      <w:pPr>
        <w:pStyle w:val="CommentText"/>
        <w:tabs>
          <w:tab w:val="left" w:pos="720"/>
        </w:tabs>
      </w:pPr>
      <w:r>
        <w:rPr>
          <w:rStyle w:val="CommentReference"/>
        </w:rPr>
        <w:annotationRef/>
      </w:r>
      <w:r>
        <w:t>@</w:t>
      </w:r>
      <w:r>
        <w:rPr>
          <w:b/>
          <w:bCs/>
        </w:rPr>
        <w:t>Compan B</w:t>
      </w:r>
      <w:r>
        <w:t xml:space="preserve">- please get it confirmed by the tax team concerned </w:t>
      </w:r>
    </w:p>
  </w:comment>
  <w:comment w:id="18" w:author="Sandeep K Aravindu" w:date="2024-11-06T15:35:00Z" w:initials="SA">
    <w:p w14:paraId="5349956B" w14:textId="77777777" w:rsidR="00BA1D99" w:rsidRDefault="00BA1D99" w:rsidP="00BA1D99">
      <w:pPr>
        <w:pStyle w:val="CommentText"/>
        <w:tabs>
          <w:tab w:val="left" w:pos="720"/>
        </w:tabs>
      </w:pPr>
      <w:r>
        <w:rPr>
          <w:rStyle w:val="CommentReference"/>
        </w:rPr>
        <w:annotationRef/>
      </w:r>
      <w:r>
        <w:t>@</w:t>
      </w:r>
      <w:r>
        <w:rPr>
          <w:b/>
          <w:bCs/>
        </w:rPr>
        <w:t>Compan A</w:t>
      </w:r>
      <w:r>
        <w:t>- not applicable as there is no fee to be paid to Compan B</w:t>
      </w:r>
    </w:p>
  </w:comment>
  <w:comment w:id="19" w:author="Afaf O. Alharbi" w:date="2024-11-14T18:26:00Z" w:initials="AOA">
    <w:p w14:paraId="48F60EF3" w14:textId="77777777" w:rsidR="00BA1D99" w:rsidRDefault="00BA1D99" w:rsidP="00BA1D99">
      <w:pPr>
        <w:pStyle w:val="CommentText"/>
        <w:tabs>
          <w:tab w:val="left" w:pos="720"/>
        </w:tabs>
      </w:pPr>
      <w:r>
        <w:rPr>
          <w:rStyle w:val="CommentReference"/>
        </w:rPr>
        <w:annotationRef/>
      </w:r>
      <w:r>
        <w:t>The services are valued, we can limit it to the value once added by our internal client</w:t>
      </w:r>
    </w:p>
  </w:comment>
  <w:comment w:id="20" w:author="Sandeep K Aravindu" w:date="2024-11-06T15:37:00Z" w:initials="SA">
    <w:p w14:paraId="22A85B64" w14:textId="77777777" w:rsidR="00BA1D99" w:rsidRDefault="00BA1D99" w:rsidP="00BA1D99">
      <w:pPr>
        <w:pStyle w:val="CommentText"/>
        <w:tabs>
          <w:tab w:val="left" w:pos="720"/>
        </w:tabs>
      </w:pPr>
      <w:r>
        <w:rPr>
          <w:rStyle w:val="CommentReference"/>
        </w:rPr>
        <w:annotationRef/>
      </w:r>
      <w:r>
        <w:t>@</w:t>
      </w:r>
      <w:r>
        <w:rPr>
          <w:b/>
          <w:bCs/>
        </w:rPr>
        <w:t>Compan B</w:t>
      </w:r>
      <w:r>
        <w:t>- please confirm</w:t>
      </w:r>
    </w:p>
  </w:comment>
  <w:comment w:id="21" w:author="Afaf O. Alharbi" w:date="2024-11-14T19:33:00Z" w:initials="AOA">
    <w:p w14:paraId="2FC6E060" w14:textId="77777777" w:rsidR="00BA1D99" w:rsidRDefault="00BA1D99" w:rsidP="00BA1D99">
      <w:pPr>
        <w:pStyle w:val="CommentText"/>
        <w:tabs>
          <w:tab w:val="left" w:pos="720"/>
        </w:tabs>
      </w:pPr>
      <w:r>
        <w:rPr>
          <w:rStyle w:val="CommentReference"/>
        </w:rPr>
        <w:annotationRef/>
      </w:r>
      <w:r>
        <w:t xml:space="preserve">Subject to our internal client </w:t>
      </w:r>
    </w:p>
  </w:comment>
  <w:comment w:id="30" w:author="Afaf O. Alharbi" w:date="2024-11-14T19:35:00Z" w:initials="AOA">
    <w:p w14:paraId="7B9A7C91" w14:textId="77777777" w:rsidR="00BA1D99" w:rsidRDefault="00BA1D99" w:rsidP="00BA1D99">
      <w:pPr>
        <w:pStyle w:val="CommentText"/>
        <w:tabs>
          <w:tab w:val="left" w:pos="720"/>
        </w:tabs>
      </w:pPr>
      <w:r>
        <w:rPr>
          <w:rStyle w:val="CommentReference"/>
        </w:rPr>
        <w:annotationRef/>
      </w:r>
      <w:r>
        <w:t>Same applies to the organizer.</w:t>
      </w:r>
    </w:p>
  </w:comment>
  <w:comment w:id="31" w:author="Afaf O. Alharbi" w:date="2024-11-14T19:36:00Z" w:initials="AOA">
    <w:p w14:paraId="70A9C1A1" w14:textId="77777777" w:rsidR="00BA1D99" w:rsidRDefault="00BA1D99" w:rsidP="00BA1D99">
      <w:pPr>
        <w:pStyle w:val="CommentText"/>
        <w:tabs>
          <w:tab w:val="left" w:pos="720"/>
        </w:tabs>
      </w:pPr>
      <w:r>
        <w:rPr>
          <w:rStyle w:val="CommentReference"/>
        </w:rPr>
        <w:annotationRef/>
      </w:r>
      <w:r>
        <w:t xml:space="preserve">Not applicable. </w:t>
      </w:r>
    </w:p>
  </w:comment>
  <w:comment w:id="35" w:author="Sandeep K Aravindu" w:date="2024-11-06T15:17:00Z" w:initials="SA">
    <w:p w14:paraId="3B76408A" w14:textId="77777777" w:rsidR="00BA1D99" w:rsidRDefault="00BA1D99" w:rsidP="00BA1D99">
      <w:pPr>
        <w:pStyle w:val="CommentText"/>
        <w:tabs>
          <w:tab w:val="left" w:pos="720"/>
        </w:tabs>
      </w:pPr>
      <w:r>
        <w:rPr>
          <w:rStyle w:val="CommentReference"/>
        </w:rPr>
        <w:annotationRef/>
      </w:r>
      <w:r>
        <w:t xml:space="preserve">@Compan B- please update </w:t>
      </w:r>
    </w:p>
  </w:comment>
  <w:comment w:id="38" w:author="Sandeep K Aravindu" w:date="2024-11-06T15:22:00Z" w:initials="SA">
    <w:p w14:paraId="4296BC22" w14:textId="77777777" w:rsidR="00BA1D99" w:rsidRDefault="00BA1D99" w:rsidP="00BA1D99">
      <w:pPr>
        <w:pStyle w:val="CommentText"/>
        <w:tabs>
          <w:tab w:val="left" w:pos="720"/>
        </w:tabs>
      </w:pPr>
      <w:r>
        <w:rPr>
          <w:rStyle w:val="CommentReference"/>
        </w:rPr>
        <w:annotationRef/>
      </w:r>
      <w:r>
        <w:t>@</w:t>
      </w:r>
      <w:r>
        <w:rPr>
          <w:b/>
          <w:bCs/>
        </w:rPr>
        <w:t>Compan B</w:t>
      </w:r>
      <w:r>
        <w:t>- as per the instruction, this agreement needs to be signed by the CEO of the Sponsor</w:t>
      </w:r>
    </w:p>
  </w:comment>
  <w:comment w:id="39" w:author="Afaf O. Alharbi" w:date="2024-11-14T17:59:00Z" w:initials="AOA">
    <w:p w14:paraId="2BBC4190" w14:textId="77777777" w:rsidR="00BA1D99" w:rsidRDefault="00BA1D99" w:rsidP="00BA1D99">
      <w:pPr>
        <w:pStyle w:val="CommentText"/>
        <w:tabs>
          <w:tab w:val="left" w:pos="720"/>
        </w:tabs>
      </w:pPr>
      <w:r>
        <w:rPr>
          <w:rStyle w:val="CommentReference"/>
        </w:rPr>
        <w:annotationRef/>
      </w:r>
      <w:r>
        <w:t xml:space="preserve">Note to Internal client: amend the name here to the CEO of sponsorships </w:t>
      </w:r>
    </w:p>
  </w:comment>
  <w:comment w:id="40" w:author="Afaf O. Alharbi" w:date="2024-11-14T17:52:00Z" w:initials="AOA">
    <w:p w14:paraId="702C09A6" w14:textId="77777777" w:rsidR="00BA1D99" w:rsidRDefault="00BA1D99" w:rsidP="00BA1D99">
      <w:pPr>
        <w:pStyle w:val="CommentText"/>
        <w:tabs>
          <w:tab w:val="left" w:pos="720"/>
        </w:tabs>
      </w:pPr>
      <w:r>
        <w:rPr>
          <w:rStyle w:val="CommentReference"/>
        </w:rPr>
        <w:annotationRef/>
      </w:r>
      <w:r>
        <w:t>Note to Internal client: complete this</w:t>
      </w:r>
    </w:p>
  </w:comment>
  <w:comment w:id="41" w:author="Afaf O. Alharbi" w:date="2024-11-14T17:56:00Z" w:initials="AOA">
    <w:p w14:paraId="647B2B6D" w14:textId="77777777" w:rsidR="00BA1D99" w:rsidRDefault="00BA1D99" w:rsidP="00BA1D99">
      <w:pPr>
        <w:pStyle w:val="CommentText"/>
        <w:tabs>
          <w:tab w:val="left" w:pos="720"/>
        </w:tabs>
      </w:pPr>
      <w:r>
        <w:rPr>
          <w:rStyle w:val="CommentReference"/>
        </w:rPr>
        <w:annotationRef/>
      </w:r>
      <w:r>
        <w:rPr>
          <w:rStyle w:val="CommentReference"/>
        </w:rPr>
        <w:annotationRef/>
      </w:r>
      <w:r>
        <w:t xml:space="preserve">Note to Internal client: please add here the value estimated of these connectivity services/ sponsorship value. </w:t>
      </w:r>
    </w:p>
  </w:comment>
  <w:comment w:id="42" w:author="Afaf O. Alharbi" w:date="2024-11-14T17:58:00Z" w:initials="AOA">
    <w:p w14:paraId="643DD3D4" w14:textId="77777777" w:rsidR="00BA1D99" w:rsidRDefault="00BA1D99" w:rsidP="00BA1D99">
      <w:pPr>
        <w:pStyle w:val="CommentText"/>
        <w:tabs>
          <w:tab w:val="left" w:pos="720"/>
        </w:tabs>
      </w:pPr>
      <w:r>
        <w:rPr>
          <w:rStyle w:val="CommentReference"/>
        </w:rPr>
        <w:annotationRef/>
      </w:r>
      <w:r>
        <w:t xml:space="preserve">Please confirm if it is limited to the listed services in this table. </w:t>
      </w:r>
    </w:p>
  </w:comment>
  <w:comment w:id="43" w:author="Afaf O. Alharbi" w:date="2024-11-14T17:55:00Z" w:initials="AOA">
    <w:p w14:paraId="32F4670D" w14:textId="77777777" w:rsidR="00BA1D99" w:rsidRDefault="00BA1D99" w:rsidP="00BA1D99">
      <w:pPr>
        <w:pStyle w:val="CommentText"/>
        <w:tabs>
          <w:tab w:val="left" w:pos="720"/>
        </w:tabs>
      </w:pPr>
      <w:r>
        <w:rPr>
          <w:rStyle w:val="CommentReference"/>
        </w:rPr>
        <w:annotationRef/>
      </w:r>
      <w:r>
        <w:t>Note to internal client: why did you remove the terms here?</w:t>
      </w:r>
    </w:p>
  </w:comment>
  <w:comment w:id="44" w:author="Sandeep K Aravindu" w:date="2024-11-06T15:23:00Z" w:initials="SA">
    <w:p w14:paraId="65221AF0" w14:textId="77777777" w:rsidR="00BA1D99" w:rsidRDefault="00BA1D99" w:rsidP="00BA1D99">
      <w:pPr>
        <w:pStyle w:val="CommentText"/>
        <w:tabs>
          <w:tab w:val="left" w:pos="720"/>
        </w:tabs>
      </w:pPr>
      <w:r>
        <w:rPr>
          <w:rStyle w:val="CommentReference"/>
        </w:rPr>
        <w:annotationRef/>
      </w:r>
      <w:r>
        <w:t>@</w:t>
      </w:r>
      <w:r>
        <w:rPr>
          <w:b/>
          <w:bCs/>
        </w:rPr>
        <w:t xml:space="preserve">Compan B </w:t>
      </w:r>
      <w:r>
        <w:t>- please  attach the guidelines for the use of our logo and marks</w:t>
      </w:r>
    </w:p>
  </w:comment>
  <w:comment w:id="45" w:author="Afaf O. Alharbi" w:date="2024-11-14T17:54:00Z" w:initials="AOA">
    <w:p w14:paraId="68705262" w14:textId="77777777" w:rsidR="00BA1D99" w:rsidRDefault="00BA1D99" w:rsidP="00BA1D99">
      <w:pPr>
        <w:pStyle w:val="CommentText"/>
        <w:tabs>
          <w:tab w:val="left" w:pos="720"/>
        </w:tabs>
      </w:pPr>
      <w:r>
        <w:rPr>
          <w:rStyle w:val="CommentReference"/>
        </w:rPr>
        <w:annotationRef/>
      </w:r>
      <w:r>
        <w:t>Note to Compan B: please add here your mark (logo)</w:t>
      </w:r>
    </w:p>
  </w:comment>
  <w:comment w:id="46" w:author="Sandeep K Aravindu" w:date="2024-11-07T11:45:00Z" w:initials="SA">
    <w:p w14:paraId="38157AB4" w14:textId="77777777" w:rsidR="00BA1D99" w:rsidRDefault="00BA1D99" w:rsidP="00BA1D99">
      <w:pPr>
        <w:pStyle w:val="CommentText"/>
        <w:tabs>
          <w:tab w:val="left" w:pos="720"/>
        </w:tabs>
      </w:pPr>
      <w:r>
        <w:rPr>
          <w:rStyle w:val="CommentReference"/>
        </w:rPr>
        <w:annotationRef/>
      </w:r>
      <w:r>
        <w:t>@</w:t>
      </w:r>
      <w:r>
        <w:rPr>
          <w:b/>
          <w:bCs/>
        </w:rPr>
        <w:t>Compan A</w:t>
      </w:r>
      <w:r>
        <w:t>- any guidelines as described in the agreement need to be inserted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4D928C" w15:done="0"/>
  <w15:commentEx w15:paraId="66FBCAEA" w15:done="0"/>
  <w15:commentEx w15:paraId="64A46CD7" w15:done="0"/>
  <w15:commentEx w15:paraId="12F05B49" w15:done="0"/>
  <w15:commentEx w15:paraId="29EAB791" w15:done="0"/>
  <w15:commentEx w15:paraId="2C910A6C" w15:done="0"/>
  <w15:commentEx w15:paraId="5349956B" w15:done="0"/>
  <w15:commentEx w15:paraId="48F60EF3" w15:paraIdParent="5349956B" w15:done="0"/>
  <w15:commentEx w15:paraId="22A85B64" w15:done="0"/>
  <w15:commentEx w15:paraId="2FC6E060" w15:done="0"/>
  <w15:commentEx w15:paraId="7B9A7C91" w15:done="0"/>
  <w15:commentEx w15:paraId="70A9C1A1" w15:done="0"/>
  <w15:commentEx w15:paraId="3B76408A" w15:done="0"/>
  <w15:commentEx w15:paraId="4296BC22" w15:done="0"/>
  <w15:commentEx w15:paraId="2BBC4190" w15:paraIdParent="4296BC22" w15:done="0"/>
  <w15:commentEx w15:paraId="702C09A6" w15:done="0"/>
  <w15:commentEx w15:paraId="647B2B6D" w15:done="0"/>
  <w15:commentEx w15:paraId="643DD3D4" w15:paraIdParent="647B2B6D" w15:done="0"/>
  <w15:commentEx w15:paraId="32F4670D" w15:done="0"/>
  <w15:commentEx w15:paraId="65221AF0" w15:done="0"/>
  <w15:commentEx w15:paraId="68705262" w15:paraIdParent="65221AF0" w15:done="0"/>
  <w15:commentEx w15:paraId="38157A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897F9A" w16cex:dateUtc="2025-01-22T07:41:00Z"/>
  <w16cex:commentExtensible w16cex:durableId="2055816C" w16cex:dateUtc="2025-01-22T07:41:00Z"/>
  <w16cex:commentExtensible w16cex:durableId="6A2E2621" w16cex:dateUtc="2025-01-22T07:41:00Z"/>
  <w16cex:commentExtensible w16cex:durableId="5E23693F" w16cex:dateUtc="2025-01-22T07:41:00Z"/>
  <w16cex:commentExtensible w16cex:durableId="7049A21A" w16cex:dateUtc="2025-01-22T07:41:00Z"/>
  <w16cex:commentExtensible w16cex:durableId="7F741794" w16cex:dateUtc="2025-01-22T07:41:00Z"/>
  <w16cex:commentExtensible w16cex:durableId="532DB719" w16cex:dateUtc="2025-01-22T07:41:00Z"/>
  <w16cex:commentExtensible w16cex:durableId="1FC68F15" w16cex:dateUtc="2025-01-22T07:41:00Z"/>
  <w16cex:commentExtensible w16cex:durableId="20CE99D5" w16cex:dateUtc="2025-01-22T07:41:00Z"/>
  <w16cex:commentExtensible w16cex:durableId="2F5D48D2" w16cex:dateUtc="2025-01-22T07:41:00Z"/>
  <w16cex:commentExtensible w16cex:durableId="66224F8E" w16cex:dateUtc="2025-01-22T07:41:00Z"/>
  <w16cex:commentExtensible w16cex:durableId="471A964C" w16cex:dateUtc="2025-01-22T07:41:00Z"/>
  <w16cex:commentExtensible w16cex:durableId="7BE980F0" w16cex:dateUtc="2025-01-22T07:41:00Z"/>
  <w16cex:commentExtensible w16cex:durableId="16CECC96" w16cex:dateUtc="2025-01-22T07:41:00Z"/>
  <w16cex:commentExtensible w16cex:durableId="50C37553" w16cex:dateUtc="2025-01-22T07:41:00Z"/>
  <w16cex:commentExtensible w16cex:durableId="39A8A154" w16cex:dateUtc="2025-01-22T07:41:00Z"/>
  <w16cex:commentExtensible w16cex:durableId="733E2B31" w16cex:dateUtc="2025-01-22T07:41:00Z"/>
  <w16cex:commentExtensible w16cex:durableId="4A51D75F" w16cex:dateUtc="2025-01-22T07:41:00Z"/>
  <w16cex:commentExtensible w16cex:durableId="27E9FC83" w16cex:dateUtc="2025-01-22T07:41:00Z"/>
  <w16cex:commentExtensible w16cex:durableId="508823AD" w16cex:dateUtc="2025-01-22T07:41:00Z"/>
  <w16cex:commentExtensible w16cex:durableId="4D2BDE91" w16cex:dateUtc="2025-01-22T07:41:00Z"/>
  <w16cex:commentExtensible w16cex:durableId="11258F24" w16cex:dateUtc="2025-01-22T07: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4D928C" w16cid:durableId="38897F9A"/>
  <w16cid:commentId w16cid:paraId="66FBCAEA" w16cid:durableId="2055816C"/>
  <w16cid:commentId w16cid:paraId="64A46CD7" w16cid:durableId="6A2E2621"/>
  <w16cid:commentId w16cid:paraId="12F05B49" w16cid:durableId="5E23693F"/>
  <w16cid:commentId w16cid:paraId="29EAB791" w16cid:durableId="7049A21A"/>
  <w16cid:commentId w16cid:paraId="2C910A6C" w16cid:durableId="7F741794"/>
  <w16cid:commentId w16cid:paraId="5349956B" w16cid:durableId="532DB719"/>
  <w16cid:commentId w16cid:paraId="48F60EF3" w16cid:durableId="1FC68F15"/>
  <w16cid:commentId w16cid:paraId="22A85B64" w16cid:durableId="20CE99D5"/>
  <w16cid:commentId w16cid:paraId="2FC6E060" w16cid:durableId="2F5D48D2"/>
  <w16cid:commentId w16cid:paraId="7B9A7C91" w16cid:durableId="66224F8E"/>
  <w16cid:commentId w16cid:paraId="70A9C1A1" w16cid:durableId="471A964C"/>
  <w16cid:commentId w16cid:paraId="3B76408A" w16cid:durableId="7BE980F0"/>
  <w16cid:commentId w16cid:paraId="4296BC22" w16cid:durableId="16CECC96"/>
  <w16cid:commentId w16cid:paraId="2BBC4190" w16cid:durableId="50C37553"/>
  <w16cid:commentId w16cid:paraId="702C09A6" w16cid:durableId="39A8A154"/>
  <w16cid:commentId w16cid:paraId="647B2B6D" w16cid:durableId="733E2B31"/>
  <w16cid:commentId w16cid:paraId="643DD3D4" w16cid:durableId="4A51D75F"/>
  <w16cid:commentId w16cid:paraId="32F4670D" w16cid:durableId="27E9FC83"/>
  <w16cid:commentId w16cid:paraId="65221AF0" w16cid:durableId="508823AD"/>
  <w16cid:commentId w16cid:paraId="68705262" w16cid:durableId="4D2BDE91"/>
  <w16cid:commentId w16cid:paraId="38157AB4" w16cid:durableId="11258F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B7A1A" w14:textId="77777777" w:rsidR="00B60B80" w:rsidRDefault="00B60B80" w:rsidP="00BA1D99">
      <w:pPr>
        <w:spacing w:after="0" w:line="240" w:lineRule="auto"/>
      </w:pPr>
      <w:r>
        <w:separator/>
      </w:r>
    </w:p>
  </w:endnote>
  <w:endnote w:type="continuationSeparator" w:id="0">
    <w:p w14:paraId="53C5457F" w14:textId="77777777" w:rsidR="00B60B80" w:rsidRDefault="00B60B80" w:rsidP="00BA1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C Forward">
    <w:altName w:val="Arial"/>
    <w:charset w:val="00"/>
    <w:family w:val="auto"/>
    <w:pitch w:val="variable"/>
    <w:sig w:usb0="00002007" w:usb1="00000000" w:usb2="00000008" w:usb3="00000000" w:csb0="000000D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ECB99" w14:textId="77777777" w:rsidR="00B60B80" w:rsidRDefault="00B60B80" w:rsidP="00BA1D99">
      <w:pPr>
        <w:spacing w:after="0" w:line="240" w:lineRule="auto"/>
      </w:pPr>
      <w:r>
        <w:separator/>
      </w:r>
    </w:p>
  </w:footnote>
  <w:footnote w:type="continuationSeparator" w:id="0">
    <w:p w14:paraId="2B9EC5BA" w14:textId="77777777" w:rsidR="00B60B80" w:rsidRDefault="00B60B80" w:rsidP="00BA1D99">
      <w:pPr>
        <w:spacing w:after="0" w:line="240" w:lineRule="auto"/>
      </w:pPr>
      <w:r>
        <w:continuationSeparator/>
      </w:r>
    </w:p>
  </w:footnote>
  <w:footnote w:id="1">
    <w:p w14:paraId="2B1123F5" w14:textId="77777777" w:rsidR="00BA1D99" w:rsidRDefault="00BA1D99" w:rsidP="00BA1D99">
      <w:pPr>
        <w:pStyle w:val="FootnoteText"/>
        <w:tabs>
          <w:tab w:val="left" w:pos="720"/>
        </w:tabs>
        <w:rPr>
          <w:del w:id="14" w:author="Sandeep K Aravindu" w:date="2024-11-06T15:43:00Z"/>
        </w:rPr>
      </w:pPr>
    </w:p>
  </w:footnote>
  <w:footnote w:id="2">
    <w:p w14:paraId="4B9D3C4E" w14:textId="77777777" w:rsidR="00BA1D99" w:rsidRDefault="00BA1D99" w:rsidP="00BA1D99">
      <w:pPr>
        <w:pStyle w:val="FootnoteText"/>
        <w:tabs>
          <w:tab w:val="left" w:pos="720"/>
        </w:tabs>
        <w:rPr>
          <w:del w:id="16" w:author="Sandeep K Aravindu" w:date="2024-11-06T14:27:00Z"/>
        </w:rPr>
      </w:pPr>
    </w:p>
  </w:footnote>
  <w:footnote w:id="3">
    <w:p w14:paraId="6A1F4F0E" w14:textId="77777777" w:rsidR="00BA1D99" w:rsidRDefault="00BA1D99" w:rsidP="00BA1D99">
      <w:pPr>
        <w:pStyle w:val="FootnoteText"/>
        <w:tabs>
          <w:tab w:val="left" w:pos="720"/>
        </w:tabs>
      </w:pPr>
      <w:r>
        <w:rPr>
          <w:rStyle w:val="FootnoteReference"/>
        </w:rPr>
        <w:footnoteRef/>
      </w:r>
      <w:r>
        <w:t xml:space="preserve"> [</w:t>
      </w:r>
      <w:r>
        <w:rPr>
          <w:highlight w:val="yellow"/>
        </w:rPr>
        <w:t>Add email address of the Sponsor</w:t>
      </w:r>
      <w:r>
        <w:t>]</w:t>
      </w:r>
    </w:p>
  </w:footnote>
  <w:footnote w:id="4">
    <w:p w14:paraId="4E28BA4E" w14:textId="77777777" w:rsidR="00BA1D99" w:rsidRDefault="00BA1D99" w:rsidP="00BA1D99">
      <w:pPr>
        <w:pStyle w:val="FootnoteText"/>
        <w:tabs>
          <w:tab w:val="left" w:pos="720"/>
        </w:tabs>
      </w:pPr>
      <w:r>
        <w:rPr>
          <w:rStyle w:val="FootnoteReference"/>
        </w:rPr>
        <w:footnoteRef/>
      </w:r>
      <w:r>
        <w:t xml:space="preserve"> [</w:t>
      </w:r>
      <w:r>
        <w:rPr>
          <w:highlight w:val="yellow"/>
        </w:rPr>
        <w:t>Add email address of the Organizer</w:t>
      </w:r>
      <w:r>
        <w:t>]</w:t>
      </w:r>
    </w:p>
  </w:footnote>
  <w:footnote w:id="5">
    <w:p w14:paraId="0B802399" w14:textId="77777777" w:rsidR="00BA1D99" w:rsidRDefault="00BA1D99" w:rsidP="00BA1D99">
      <w:pPr>
        <w:pStyle w:val="FootnoteText"/>
        <w:tabs>
          <w:tab w:val="left" w:pos="720"/>
        </w:tabs>
      </w:pPr>
      <w:r>
        <w:rPr>
          <w:rStyle w:val="FootnoteReference"/>
        </w:rPr>
        <w:footnoteRef/>
      </w:r>
      <w:r>
        <w:t xml:space="preserve"> [</w:t>
      </w:r>
      <w:r>
        <w:rPr>
          <w:highlight w:val="yellow"/>
        </w:rPr>
        <w:t>Table of Fees to be inserted under this section including the breakdown of the Fees as agreed with counterparty.]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6B8"/>
    <w:multiLevelType w:val="hybridMultilevel"/>
    <w:tmpl w:val="A6FCC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6621EBC"/>
    <w:multiLevelType w:val="hybridMultilevel"/>
    <w:tmpl w:val="92647F72"/>
    <w:lvl w:ilvl="0" w:tplc="439ABA02">
      <w:start w:val="1"/>
      <w:numFmt w:val="decimal"/>
      <w:lvlText w:val="9.%1.1"/>
      <w:lvlJc w:val="left"/>
      <w:pPr>
        <w:ind w:left="840" w:hanging="360"/>
      </w:pPr>
      <w:rPr>
        <w:b/>
        <w:bCs/>
        <w:color w:val="7030A0"/>
        <w:sz w:val="20"/>
        <w:szCs w:val="20"/>
      </w:rPr>
    </w:lvl>
    <w:lvl w:ilvl="1" w:tplc="04090019">
      <w:start w:val="1"/>
      <w:numFmt w:val="lowerLetter"/>
      <w:lvlText w:val="%2."/>
      <w:lvlJc w:val="left"/>
      <w:pPr>
        <w:ind w:left="1560" w:hanging="360"/>
      </w:pPr>
    </w:lvl>
    <w:lvl w:ilvl="2" w:tplc="0409001B">
      <w:start w:val="1"/>
      <w:numFmt w:val="lowerRoman"/>
      <w:lvlText w:val="%3."/>
      <w:lvlJc w:val="right"/>
      <w:pPr>
        <w:ind w:left="2280" w:hanging="180"/>
      </w:pPr>
    </w:lvl>
    <w:lvl w:ilvl="3" w:tplc="0409000F">
      <w:start w:val="1"/>
      <w:numFmt w:val="decimal"/>
      <w:lvlText w:val="%4."/>
      <w:lvlJc w:val="left"/>
      <w:pPr>
        <w:ind w:left="3000" w:hanging="360"/>
      </w:pPr>
    </w:lvl>
    <w:lvl w:ilvl="4" w:tplc="04090019">
      <w:start w:val="1"/>
      <w:numFmt w:val="lowerLetter"/>
      <w:lvlText w:val="%5."/>
      <w:lvlJc w:val="left"/>
      <w:pPr>
        <w:ind w:left="3720" w:hanging="360"/>
      </w:pPr>
    </w:lvl>
    <w:lvl w:ilvl="5" w:tplc="0409001B">
      <w:start w:val="1"/>
      <w:numFmt w:val="lowerRoman"/>
      <w:lvlText w:val="%6."/>
      <w:lvlJc w:val="right"/>
      <w:pPr>
        <w:ind w:left="4440" w:hanging="180"/>
      </w:pPr>
    </w:lvl>
    <w:lvl w:ilvl="6" w:tplc="0409000F">
      <w:start w:val="1"/>
      <w:numFmt w:val="decimal"/>
      <w:lvlText w:val="%7."/>
      <w:lvlJc w:val="left"/>
      <w:pPr>
        <w:ind w:left="5160" w:hanging="360"/>
      </w:pPr>
    </w:lvl>
    <w:lvl w:ilvl="7" w:tplc="04090019">
      <w:start w:val="1"/>
      <w:numFmt w:val="lowerLetter"/>
      <w:lvlText w:val="%8."/>
      <w:lvlJc w:val="left"/>
      <w:pPr>
        <w:ind w:left="5880" w:hanging="360"/>
      </w:pPr>
    </w:lvl>
    <w:lvl w:ilvl="8" w:tplc="0409001B">
      <w:start w:val="1"/>
      <w:numFmt w:val="lowerRoman"/>
      <w:lvlText w:val="%9."/>
      <w:lvlJc w:val="right"/>
      <w:pPr>
        <w:ind w:left="6600" w:hanging="180"/>
      </w:pPr>
    </w:lvl>
  </w:abstractNum>
  <w:abstractNum w:abstractNumId="2" w15:restartNumberingAfterBreak="0">
    <w:nsid w:val="0A19193E"/>
    <w:multiLevelType w:val="hybridMultilevel"/>
    <w:tmpl w:val="1674C906"/>
    <w:lvl w:ilvl="0" w:tplc="F8929044">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0ECF4ABB"/>
    <w:multiLevelType w:val="hybridMultilevel"/>
    <w:tmpl w:val="348A0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45368D4"/>
    <w:multiLevelType w:val="hybridMultilevel"/>
    <w:tmpl w:val="1674C906"/>
    <w:lvl w:ilvl="0" w:tplc="F8929044">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14DF61CC"/>
    <w:multiLevelType w:val="hybridMultilevel"/>
    <w:tmpl w:val="45C278CA"/>
    <w:lvl w:ilvl="0" w:tplc="F8929044">
      <w:start w:val="1"/>
      <w:numFmt w:val="lowerLetter"/>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B41F88"/>
    <w:multiLevelType w:val="hybridMultilevel"/>
    <w:tmpl w:val="45C278CA"/>
    <w:lvl w:ilvl="0" w:tplc="F8929044">
      <w:start w:val="1"/>
      <w:numFmt w:val="lowerLetter"/>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C6C06C0"/>
    <w:multiLevelType w:val="hybridMultilevel"/>
    <w:tmpl w:val="45C278CA"/>
    <w:lvl w:ilvl="0" w:tplc="F8929044">
      <w:start w:val="1"/>
      <w:numFmt w:val="lowerLetter"/>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625189F"/>
    <w:multiLevelType w:val="hybridMultilevel"/>
    <w:tmpl w:val="45C278CA"/>
    <w:lvl w:ilvl="0" w:tplc="F8929044">
      <w:start w:val="1"/>
      <w:numFmt w:val="lowerLetter"/>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E261E42"/>
    <w:multiLevelType w:val="hybridMultilevel"/>
    <w:tmpl w:val="1674C906"/>
    <w:lvl w:ilvl="0" w:tplc="F8929044">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3447516F"/>
    <w:multiLevelType w:val="hybridMultilevel"/>
    <w:tmpl w:val="B9325ECC"/>
    <w:lvl w:ilvl="0" w:tplc="F8929044">
      <w:start w:val="1"/>
      <w:numFmt w:val="lowerLetter"/>
      <w:lvlText w:val="(%1)"/>
      <w:lvlJc w:val="left"/>
      <w:pPr>
        <w:ind w:left="1710" w:hanging="360"/>
      </w:p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start w:val="1"/>
      <w:numFmt w:val="decimal"/>
      <w:lvlText w:val="%4."/>
      <w:lvlJc w:val="left"/>
      <w:pPr>
        <w:ind w:left="3870" w:hanging="360"/>
      </w:pPr>
    </w:lvl>
    <w:lvl w:ilvl="4" w:tplc="04090019">
      <w:start w:val="1"/>
      <w:numFmt w:val="lowerLetter"/>
      <w:lvlText w:val="%5."/>
      <w:lvlJc w:val="left"/>
      <w:pPr>
        <w:ind w:left="4590" w:hanging="360"/>
      </w:pPr>
    </w:lvl>
    <w:lvl w:ilvl="5" w:tplc="0409001B">
      <w:start w:val="1"/>
      <w:numFmt w:val="lowerRoman"/>
      <w:lvlText w:val="%6."/>
      <w:lvlJc w:val="right"/>
      <w:pPr>
        <w:ind w:left="5310" w:hanging="180"/>
      </w:pPr>
    </w:lvl>
    <w:lvl w:ilvl="6" w:tplc="0409000F">
      <w:start w:val="1"/>
      <w:numFmt w:val="decimal"/>
      <w:lvlText w:val="%7."/>
      <w:lvlJc w:val="left"/>
      <w:pPr>
        <w:ind w:left="6030" w:hanging="360"/>
      </w:pPr>
    </w:lvl>
    <w:lvl w:ilvl="7" w:tplc="04090019">
      <w:start w:val="1"/>
      <w:numFmt w:val="lowerLetter"/>
      <w:lvlText w:val="%8."/>
      <w:lvlJc w:val="left"/>
      <w:pPr>
        <w:ind w:left="6750" w:hanging="360"/>
      </w:pPr>
    </w:lvl>
    <w:lvl w:ilvl="8" w:tplc="0409001B">
      <w:start w:val="1"/>
      <w:numFmt w:val="lowerRoman"/>
      <w:lvlText w:val="%9."/>
      <w:lvlJc w:val="right"/>
      <w:pPr>
        <w:ind w:left="7470" w:hanging="180"/>
      </w:pPr>
    </w:lvl>
  </w:abstractNum>
  <w:abstractNum w:abstractNumId="11" w15:restartNumberingAfterBreak="0">
    <w:nsid w:val="40E60A5E"/>
    <w:multiLevelType w:val="hybridMultilevel"/>
    <w:tmpl w:val="8BA84CD6"/>
    <w:lvl w:ilvl="0" w:tplc="F8929044">
      <w:start w:val="1"/>
      <w:numFmt w:val="lowerLetter"/>
      <w:lvlText w:val="(%1)"/>
      <w:lvlJc w:val="left"/>
      <w:pPr>
        <w:ind w:left="720" w:hanging="360"/>
      </w:pPr>
    </w:lvl>
    <w:lvl w:ilvl="1" w:tplc="F8929044">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88E2323"/>
    <w:multiLevelType w:val="hybridMultilevel"/>
    <w:tmpl w:val="1674C906"/>
    <w:lvl w:ilvl="0" w:tplc="F8929044">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4D5D3014"/>
    <w:multiLevelType w:val="hybridMultilevel"/>
    <w:tmpl w:val="52FE5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52376C5"/>
    <w:multiLevelType w:val="hybridMultilevel"/>
    <w:tmpl w:val="72905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8FE5205"/>
    <w:multiLevelType w:val="hybridMultilevel"/>
    <w:tmpl w:val="8BDE2F9C"/>
    <w:lvl w:ilvl="0" w:tplc="D99CC3F2">
      <w:start w:val="1"/>
      <w:numFmt w:val="upperLetter"/>
      <w:lvlText w:val="(%1)"/>
      <w:lvlJc w:val="left"/>
      <w:pPr>
        <w:ind w:left="480" w:hanging="360"/>
      </w:pPr>
    </w:lvl>
    <w:lvl w:ilvl="1" w:tplc="1A5A4534">
      <w:start w:val="1"/>
      <w:numFmt w:val="lowerLetter"/>
      <w:lvlText w:val="%2."/>
      <w:lvlJc w:val="left"/>
      <w:pPr>
        <w:ind w:left="1200" w:hanging="360"/>
      </w:pPr>
    </w:lvl>
    <w:lvl w:ilvl="2" w:tplc="5A8E639E">
      <w:start w:val="1"/>
      <w:numFmt w:val="lowerRoman"/>
      <w:lvlText w:val="%3."/>
      <w:lvlJc w:val="right"/>
      <w:pPr>
        <w:ind w:left="1920" w:hanging="180"/>
      </w:pPr>
    </w:lvl>
    <w:lvl w:ilvl="3" w:tplc="0C6028C2">
      <w:start w:val="1"/>
      <w:numFmt w:val="decimal"/>
      <w:lvlText w:val="%4."/>
      <w:lvlJc w:val="left"/>
      <w:pPr>
        <w:ind w:left="2640" w:hanging="360"/>
      </w:pPr>
    </w:lvl>
    <w:lvl w:ilvl="4" w:tplc="05D03DA8">
      <w:start w:val="1"/>
      <w:numFmt w:val="lowerLetter"/>
      <w:lvlText w:val="%5."/>
      <w:lvlJc w:val="left"/>
      <w:pPr>
        <w:ind w:left="3360" w:hanging="360"/>
      </w:pPr>
    </w:lvl>
    <w:lvl w:ilvl="5" w:tplc="E6EA45E6">
      <w:start w:val="1"/>
      <w:numFmt w:val="lowerRoman"/>
      <w:lvlText w:val="%6."/>
      <w:lvlJc w:val="right"/>
      <w:pPr>
        <w:ind w:left="4080" w:hanging="180"/>
      </w:pPr>
    </w:lvl>
    <w:lvl w:ilvl="6" w:tplc="ECAC0F8C">
      <w:start w:val="1"/>
      <w:numFmt w:val="decimal"/>
      <w:lvlText w:val="%7."/>
      <w:lvlJc w:val="left"/>
      <w:pPr>
        <w:ind w:left="4800" w:hanging="360"/>
      </w:pPr>
    </w:lvl>
    <w:lvl w:ilvl="7" w:tplc="E0E2C5C8">
      <w:start w:val="1"/>
      <w:numFmt w:val="lowerLetter"/>
      <w:lvlText w:val="%8."/>
      <w:lvlJc w:val="left"/>
      <w:pPr>
        <w:ind w:left="5520" w:hanging="360"/>
      </w:pPr>
    </w:lvl>
    <w:lvl w:ilvl="8" w:tplc="303CE642">
      <w:start w:val="1"/>
      <w:numFmt w:val="lowerRoman"/>
      <w:lvlText w:val="%9."/>
      <w:lvlJc w:val="right"/>
      <w:pPr>
        <w:ind w:left="6240" w:hanging="180"/>
      </w:pPr>
    </w:lvl>
  </w:abstractNum>
  <w:abstractNum w:abstractNumId="16" w15:restartNumberingAfterBreak="0">
    <w:nsid w:val="60085DB1"/>
    <w:multiLevelType w:val="hybridMultilevel"/>
    <w:tmpl w:val="45C278CA"/>
    <w:lvl w:ilvl="0" w:tplc="F8929044">
      <w:start w:val="1"/>
      <w:numFmt w:val="lowerLetter"/>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63F3290C"/>
    <w:multiLevelType w:val="hybridMultilevel"/>
    <w:tmpl w:val="C8D2BD14"/>
    <w:lvl w:ilvl="0" w:tplc="53E2976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647A62C8"/>
    <w:multiLevelType w:val="hybridMultilevel"/>
    <w:tmpl w:val="DE329F20"/>
    <w:lvl w:ilvl="0" w:tplc="F8929044">
      <w:start w:val="1"/>
      <w:numFmt w:val="lowerLetter"/>
      <w:lvlText w:val="(%1)"/>
      <w:lvlJc w:val="left"/>
      <w:pPr>
        <w:ind w:left="1152" w:hanging="360"/>
      </w:pPr>
    </w:lvl>
    <w:lvl w:ilvl="1" w:tplc="08090019">
      <w:start w:val="1"/>
      <w:numFmt w:val="lowerLetter"/>
      <w:lvlText w:val="%2."/>
      <w:lvlJc w:val="left"/>
      <w:pPr>
        <w:ind w:left="1872" w:hanging="360"/>
      </w:pPr>
    </w:lvl>
    <w:lvl w:ilvl="2" w:tplc="0809001B">
      <w:start w:val="1"/>
      <w:numFmt w:val="lowerRoman"/>
      <w:lvlText w:val="%3."/>
      <w:lvlJc w:val="right"/>
      <w:pPr>
        <w:ind w:left="2592" w:hanging="180"/>
      </w:pPr>
    </w:lvl>
    <w:lvl w:ilvl="3" w:tplc="0809000F">
      <w:start w:val="1"/>
      <w:numFmt w:val="decimal"/>
      <w:lvlText w:val="%4."/>
      <w:lvlJc w:val="left"/>
      <w:pPr>
        <w:ind w:left="3312" w:hanging="360"/>
      </w:pPr>
    </w:lvl>
    <w:lvl w:ilvl="4" w:tplc="08090019">
      <w:start w:val="1"/>
      <w:numFmt w:val="lowerLetter"/>
      <w:lvlText w:val="%5."/>
      <w:lvlJc w:val="left"/>
      <w:pPr>
        <w:ind w:left="4032" w:hanging="360"/>
      </w:pPr>
    </w:lvl>
    <w:lvl w:ilvl="5" w:tplc="0809001B">
      <w:start w:val="1"/>
      <w:numFmt w:val="lowerRoman"/>
      <w:lvlText w:val="%6."/>
      <w:lvlJc w:val="right"/>
      <w:pPr>
        <w:ind w:left="4752" w:hanging="180"/>
      </w:pPr>
    </w:lvl>
    <w:lvl w:ilvl="6" w:tplc="0809000F">
      <w:start w:val="1"/>
      <w:numFmt w:val="decimal"/>
      <w:lvlText w:val="%7."/>
      <w:lvlJc w:val="left"/>
      <w:pPr>
        <w:ind w:left="5472" w:hanging="360"/>
      </w:pPr>
    </w:lvl>
    <w:lvl w:ilvl="7" w:tplc="08090019">
      <w:start w:val="1"/>
      <w:numFmt w:val="lowerLetter"/>
      <w:lvlText w:val="%8."/>
      <w:lvlJc w:val="left"/>
      <w:pPr>
        <w:ind w:left="6192" w:hanging="360"/>
      </w:pPr>
    </w:lvl>
    <w:lvl w:ilvl="8" w:tplc="0809001B">
      <w:start w:val="1"/>
      <w:numFmt w:val="lowerRoman"/>
      <w:lvlText w:val="%9."/>
      <w:lvlJc w:val="right"/>
      <w:pPr>
        <w:ind w:left="6912" w:hanging="180"/>
      </w:pPr>
    </w:lvl>
  </w:abstractNum>
  <w:abstractNum w:abstractNumId="19" w15:restartNumberingAfterBreak="0">
    <w:nsid w:val="689316EF"/>
    <w:multiLevelType w:val="multilevel"/>
    <w:tmpl w:val="8946E1E4"/>
    <w:lvl w:ilvl="0">
      <w:start w:val="1"/>
      <w:numFmt w:val="decimal"/>
      <w:lvlText w:val="%1."/>
      <w:lvlJc w:val="left"/>
      <w:pPr>
        <w:ind w:left="360" w:hanging="360"/>
      </w:pPr>
      <w:rPr>
        <w:rFonts w:ascii="STC Forward" w:hAnsi="STC Forward" w:cs="STC Forward" w:hint="default"/>
        <w:b/>
        <w:bCs/>
        <w:color w:val="000000" w:themeColor="text1"/>
        <w:sz w:val="22"/>
        <w:szCs w:val="22"/>
      </w:rPr>
    </w:lvl>
    <w:lvl w:ilvl="1">
      <w:start w:val="1"/>
      <w:numFmt w:val="decimal"/>
      <w:lvlText w:val="%1.%2."/>
      <w:lvlJc w:val="left"/>
      <w:pPr>
        <w:ind w:left="2430" w:hanging="1440"/>
      </w:pPr>
      <w:rPr>
        <w:b/>
        <w:bCs/>
        <w:color w:val="000000" w:themeColor="text1"/>
        <w:sz w:val="20"/>
        <w:szCs w:val="20"/>
      </w:rPr>
    </w:lvl>
    <w:lvl w:ilvl="2">
      <w:start w:val="1"/>
      <w:numFmt w:val="upperRoman"/>
      <w:lvlText w:val="%3."/>
      <w:lvlJc w:val="right"/>
      <w:pPr>
        <w:ind w:left="1224" w:hanging="504"/>
      </w:pPr>
      <w:rPr>
        <w:b/>
        <w:bCs/>
        <w:color w:val="7030A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57B3901"/>
    <w:multiLevelType w:val="hybridMultilevel"/>
    <w:tmpl w:val="331AE5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71437755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2884047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8389362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679669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970829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191851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900989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457182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15646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819656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001890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781489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82822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045140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03928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7182664">
    <w:abstractNumId w:val="13"/>
    <w:lvlOverride w:ilvl="0"/>
    <w:lvlOverride w:ilvl="1"/>
    <w:lvlOverride w:ilvl="2"/>
    <w:lvlOverride w:ilvl="3"/>
    <w:lvlOverride w:ilvl="4"/>
    <w:lvlOverride w:ilvl="5"/>
    <w:lvlOverride w:ilvl="6"/>
    <w:lvlOverride w:ilvl="7"/>
    <w:lvlOverride w:ilvl="8"/>
  </w:num>
  <w:num w:numId="17" w16cid:durableId="766853338">
    <w:abstractNumId w:val="0"/>
    <w:lvlOverride w:ilvl="0"/>
    <w:lvlOverride w:ilvl="1"/>
    <w:lvlOverride w:ilvl="2"/>
    <w:lvlOverride w:ilvl="3"/>
    <w:lvlOverride w:ilvl="4"/>
    <w:lvlOverride w:ilvl="5"/>
    <w:lvlOverride w:ilvl="6"/>
    <w:lvlOverride w:ilvl="7"/>
    <w:lvlOverride w:ilvl="8"/>
  </w:num>
  <w:num w:numId="18" w16cid:durableId="1582791677">
    <w:abstractNumId w:val="20"/>
    <w:lvlOverride w:ilvl="0"/>
    <w:lvlOverride w:ilvl="1"/>
    <w:lvlOverride w:ilvl="2"/>
    <w:lvlOverride w:ilvl="3"/>
    <w:lvlOverride w:ilvl="4"/>
    <w:lvlOverride w:ilvl="5"/>
    <w:lvlOverride w:ilvl="6"/>
    <w:lvlOverride w:ilvl="7"/>
    <w:lvlOverride w:ilvl="8"/>
  </w:num>
  <w:num w:numId="19" w16cid:durableId="1468008230">
    <w:abstractNumId w:val="14"/>
    <w:lvlOverride w:ilvl="0"/>
    <w:lvlOverride w:ilvl="1"/>
    <w:lvlOverride w:ilvl="2"/>
    <w:lvlOverride w:ilvl="3"/>
    <w:lvlOverride w:ilvl="4"/>
    <w:lvlOverride w:ilvl="5"/>
    <w:lvlOverride w:ilvl="6"/>
    <w:lvlOverride w:ilvl="7"/>
    <w:lvlOverride w:ilvl="8"/>
  </w:num>
  <w:num w:numId="20" w16cid:durableId="424764026">
    <w:abstractNumId w:val="3"/>
    <w:lvlOverride w:ilvl="0"/>
    <w:lvlOverride w:ilvl="1"/>
    <w:lvlOverride w:ilvl="2"/>
    <w:lvlOverride w:ilvl="3"/>
    <w:lvlOverride w:ilvl="4"/>
    <w:lvlOverride w:ilvl="5"/>
    <w:lvlOverride w:ilvl="6"/>
    <w:lvlOverride w:ilvl="7"/>
    <w:lvlOverride w:ilvl="8"/>
  </w:num>
  <w:num w:numId="21" w16cid:durableId="214368716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eep K Aravindu">
    <w15:presenceInfo w15:providerId="AD" w15:userId="S::s.aravindu@misk.org.sa::7a43aaab-ea33-4564-9859-3572313179a2"/>
  </w15:person>
  <w15:person w15:author="Afaf O. Alharbi">
    <w15:presenceInfo w15:providerId="AD" w15:userId="S-1-5-21-534540381-901058990-56781596-7348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300"/>
    <w:rsid w:val="004360B1"/>
    <w:rsid w:val="00690A48"/>
    <w:rsid w:val="006D2300"/>
    <w:rsid w:val="00AC68D6"/>
    <w:rsid w:val="00B60B80"/>
    <w:rsid w:val="00BA1D9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49D404-0BA8-4108-A913-EB7CD7C86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D99"/>
    <w:pPr>
      <w:spacing w:line="256" w:lineRule="auto"/>
    </w:pPr>
    <w:rPr>
      <w:kern w:val="0"/>
      <w:sz w:val="22"/>
      <w:szCs w:val="22"/>
      <w:lang w:val="en-US"/>
      <w14:ligatures w14:val="none"/>
    </w:rPr>
  </w:style>
  <w:style w:type="paragraph" w:styleId="Heading1">
    <w:name w:val="heading 1"/>
    <w:basedOn w:val="Normal"/>
    <w:next w:val="Normal"/>
    <w:link w:val="Heading1Char"/>
    <w:uiPriority w:val="9"/>
    <w:qFormat/>
    <w:rsid w:val="006D2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300"/>
    <w:rPr>
      <w:rFonts w:eastAsiaTheme="majorEastAsia" w:cstheme="majorBidi"/>
      <w:color w:val="272727" w:themeColor="text1" w:themeTint="D8"/>
    </w:rPr>
  </w:style>
  <w:style w:type="paragraph" w:styleId="Title">
    <w:name w:val="Title"/>
    <w:basedOn w:val="Normal"/>
    <w:next w:val="Normal"/>
    <w:link w:val="TitleChar"/>
    <w:uiPriority w:val="99"/>
    <w:qFormat/>
    <w:rsid w:val="006D2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6D2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300"/>
    <w:pPr>
      <w:spacing w:before="160"/>
      <w:jc w:val="center"/>
    </w:pPr>
    <w:rPr>
      <w:i/>
      <w:iCs/>
      <w:color w:val="404040" w:themeColor="text1" w:themeTint="BF"/>
    </w:rPr>
  </w:style>
  <w:style w:type="character" w:customStyle="1" w:styleId="QuoteChar">
    <w:name w:val="Quote Char"/>
    <w:basedOn w:val="DefaultParagraphFont"/>
    <w:link w:val="Quote"/>
    <w:uiPriority w:val="29"/>
    <w:rsid w:val="006D2300"/>
    <w:rPr>
      <w:i/>
      <w:iCs/>
      <w:color w:val="404040" w:themeColor="text1" w:themeTint="BF"/>
    </w:rPr>
  </w:style>
  <w:style w:type="paragraph" w:styleId="ListParagraph">
    <w:name w:val="List Paragraph"/>
    <w:basedOn w:val="Normal"/>
    <w:uiPriority w:val="34"/>
    <w:qFormat/>
    <w:rsid w:val="006D2300"/>
    <w:pPr>
      <w:ind w:left="720"/>
      <w:contextualSpacing/>
    </w:pPr>
  </w:style>
  <w:style w:type="character" w:styleId="IntenseEmphasis">
    <w:name w:val="Intense Emphasis"/>
    <w:basedOn w:val="DefaultParagraphFont"/>
    <w:uiPriority w:val="21"/>
    <w:qFormat/>
    <w:rsid w:val="006D2300"/>
    <w:rPr>
      <w:i/>
      <w:iCs/>
      <w:color w:val="0F4761" w:themeColor="accent1" w:themeShade="BF"/>
    </w:rPr>
  </w:style>
  <w:style w:type="paragraph" w:styleId="IntenseQuote">
    <w:name w:val="Intense Quote"/>
    <w:basedOn w:val="Normal"/>
    <w:next w:val="Normal"/>
    <w:link w:val="IntenseQuoteChar"/>
    <w:uiPriority w:val="30"/>
    <w:qFormat/>
    <w:rsid w:val="006D2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300"/>
    <w:rPr>
      <w:i/>
      <w:iCs/>
      <w:color w:val="0F4761" w:themeColor="accent1" w:themeShade="BF"/>
    </w:rPr>
  </w:style>
  <w:style w:type="character" w:styleId="IntenseReference">
    <w:name w:val="Intense Reference"/>
    <w:basedOn w:val="DefaultParagraphFont"/>
    <w:uiPriority w:val="32"/>
    <w:qFormat/>
    <w:rsid w:val="006D2300"/>
    <w:rPr>
      <w:b/>
      <w:bCs/>
      <w:smallCaps/>
      <w:color w:val="0F4761" w:themeColor="accent1" w:themeShade="BF"/>
      <w:spacing w:val="5"/>
    </w:rPr>
  </w:style>
  <w:style w:type="paragraph" w:styleId="HTMLPreformatted">
    <w:name w:val="HTML Preformatted"/>
    <w:basedOn w:val="Normal"/>
    <w:link w:val="HTMLPreformattedChar"/>
    <w:semiHidden/>
    <w:unhideWhenUsed/>
    <w:rsid w:val="00BA1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semiHidden/>
    <w:rsid w:val="00BA1D99"/>
    <w:rPr>
      <w:rFonts w:ascii="Courier New" w:eastAsia="Times New Roman" w:hAnsi="Courier New" w:cs="Courier New"/>
      <w:kern w:val="0"/>
      <w:sz w:val="20"/>
      <w:szCs w:val="20"/>
      <w:lang w:val="en-US"/>
      <w14:ligatures w14:val="none"/>
    </w:rPr>
  </w:style>
  <w:style w:type="paragraph" w:styleId="NormalWeb">
    <w:name w:val="Normal (Web)"/>
    <w:basedOn w:val="Normal"/>
    <w:uiPriority w:val="99"/>
    <w:semiHidden/>
    <w:unhideWhenUsed/>
    <w:rsid w:val="00BA1D99"/>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unhideWhenUsed/>
    <w:rsid w:val="00BA1D99"/>
    <w:pPr>
      <w:spacing w:after="0" w:line="240" w:lineRule="auto"/>
    </w:pPr>
    <w:rPr>
      <w:sz w:val="20"/>
      <w:szCs w:val="20"/>
    </w:rPr>
  </w:style>
  <w:style w:type="character" w:customStyle="1" w:styleId="FootnoteTextChar">
    <w:name w:val="Footnote Text Char"/>
    <w:basedOn w:val="DefaultParagraphFont"/>
    <w:link w:val="FootnoteText"/>
    <w:uiPriority w:val="99"/>
    <w:rsid w:val="00BA1D99"/>
    <w:rPr>
      <w:kern w:val="0"/>
      <w:sz w:val="20"/>
      <w:szCs w:val="20"/>
      <w:lang w:val="en-US"/>
      <w14:ligatures w14:val="none"/>
    </w:rPr>
  </w:style>
  <w:style w:type="paragraph" w:styleId="CommentText">
    <w:name w:val="annotation text"/>
    <w:basedOn w:val="Normal"/>
    <w:link w:val="CommentTextChar"/>
    <w:uiPriority w:val="99"/>
    <w:semiHidden/>
    <w:unhideWhenUsed/>
    <w:rsid w:val="00BA1D99"/>
    <w:pPr>
      <w:spacing w:line="240" w:lineRule="auto"/>
    </w:pPr>
    <w:rPr>
      <w:sz w:val="20"/>
      <w:szCs w:val="20"/>
    </w:rPr>
  </w:style>
  <w:style w:type="character" w:customStyle="1" w:styleId="CommentTextChar">
    <w:name w:val="Comment Text Char"/>
    <w:basedOn w:val="DefaultParagraphFont"/>
    <w:link w:val="CommentText"/>
    <w:uiPriority w:val="99"/>
    <w:semiHidden/>
    <w:rsid w:val="00BA1D99"/>
    <w:rPr>
      <w:kern w:val="0"/>
      <w:sz w:val="20"/>
      <w:szCs w:val="20"/>
      <w:lang w:val="en-US"/>
      <w14:ligatures w14:val="none"/>
    </w:rPr>
  </w:style>
  <w:style w:type="paragraph" w:styleId="Footer">
    <w:name w:val="footer"/>
    <w:basedOn w:val="Normal"/>
    <w:link w:val="FooterChar"/>
    <w:uiPriority w:val="99"/>
    <w:semiHidden/>
    <w:unhideWhenUsed/>
    <w:rsid w:val="00BA1D99"/>
    <w:pPr>
      <w:tabs>
        <w:tab w:val="center" w:pos="4320"/>
        <w:tab w:val="right" w:pos="8640"/>
      </w:tabs>
      <w:autoSpaceDE w:val="0"/>
      <w:autoSpaceDN w:val="0"/>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semiHidden/>
    <w:rsid w:val="00BA1D99"/>
    <w:rPr>
      <w:rFonts w:ascii="Times New Roman" w:eastAsia="Times New Roman" w:hAnsi="Times New Roman" w:cs="Times New Roman"/>
      <w:kern w:val="0"/>
      <w:lang w:val="en-US"/>
      <w14:ligatures w14:val="none"/>
    </w:rPr>
  </w:style>
  <w:style w:type="paragraph" w:customStyle="1" w:styleId="Default">
    <w:name w:val="Default"/>
    <w:uiPriority w:val="99"/>
    <w:rsid w:val="00BA1D99"/>
    <w:pPr>
      <w:autoSpaceDE w:val="0"/>
      <w:autoSpaceDN w:val="0"/>
      <w:adjustRightInd w:val="0"/>
      <w:spacing w:after="0" w:line="240" w:lineRule="auto"/>
    </w:pPr>
    <w:rPr>
      <w:rFonts w:ascii="Calibri" w:hAnsi="Calibri" w:cs="Calibri"/>
      <w:color w:val="000000"/>
      <w:kern w:val="0"/>
      <w:lang w:val="en-US"/>
      <w14:ligatures w14:val="none"/>
    </w:rPr>
  </w:style>
  <w:style w:type="character" w:customStyle="1" w:styleId="BodyText1Char">
    <w:name w:val="Body Text 1 Char"/>
    <w:link w:val="BodyText1"/>
    <w:locked/>
    <w:rsid w:val="00BA1D99"/>
    <w:rPr>
      <w:rFonts w:ascii="Times New Roman" w:eastAsia="Times New Roman" w:hAnsi="Times New Roman" w:cs="Times New Roman"/>
      <w:lang w:val="en-GB"/>
    </w:rPr>
  </w:style>
  <w:style w:type="paragraph" w:customStyle="1" w:styleId="BodyText1">
    <w:name w:val="Body Text 1"/>
    <w:basedOn w:val="Normal"/>
    <w:link w:val="BodyText1Char"/>
    <w:rsid w:val="00BA1D99"/>
    <w:pPr>
      <w:spacing w:after="220" w:line="240" w:lineRule="auto"/>
      <w:jc w:val="both"/>
    </w:pPr>
    <w:rPr>
      <w:rFonts w:ascii="Times New Roman" w:eastAsia="Times New Roman" w:hAnsi="Times New Roman" w:cs="Times New Roman"/>
      <w:kern w:val="2"/>
      <w:sz w:val="24"/>
      <w:szCs w:val="24"/>
      <w:lang w:val="en-GB"/>
      <w14:ligatures w14:val="standardContextual"/>
    </w:rPr>
  </w:style>
  <w:style w:type="paragraph" w:customStyle="1" w:styleId="CoverText">
    <w:name w:val="Cover Text"/>
    <w:basedOn w:val="BodyText"/>
    <w:uiPriority w:val="99"/>
    <w:rsid w:val="00BA1D99"/>
    <w:pPr>
      <w:spacing w:after="240" w:line="276" w:lineRule="auto"/>
      <w:jc w:val="center"/>
    </w:pPr>
    <w:rPr>
      <w:rFonts w:ascii="Arial" w:eastAsia="Arial" w:hAnsi="Arial" w:cs="Arial"/>
      <w:sz w:val="28"/>
      <w:szCs w:val="28"/>
      <w:lang w:val="en-GB" w:eastAsia="en-GB"/>
    </w:rPr>
  </w:style>
  <w:style w:type="character" w:styleId="FootnoteReference">
    <w:name w:val="footnote reference"/>
    <w:basedOn w:val="DefaultParagraphFont"/>
    <w:uiPriority w:val="99"/>
    <w:semiHidden/>
    <w:unhideWhenUsed/>
    <w:rsid w:val="00BA1D99"/>
    <w:rPr>
      <w:vertAlign w:val="superscript"/>
    </w:rPr>
  </w:style>
  <w:style w:type="character" w:styleId="CommentReference">
    <w:name w:val="annotation reference"/>
    <w:basedOn w:val="DefaultParagraphFont"/>
    <w:uiPriority w:val="99"/>
    <w:semiHidden/>
    <w:unhideWhenUsed/>
    <w:rsid w:val="00BA1D99"/>
    <w:rPr>
      <w:sz w:val="16"/>
      <w:szCs w:val="16"/>
    </w:rPr>
  </w:style>
  <w:style w:type="character" w:customStyle="1" w:styleId="Capitals">
    <w:name w:val="Capitals"/>
    <w:rsid w:val="00BA1D99"/>
    <w:rPr>
      <w:rFonts w:ascii="Arial" w:hAnsi="Arial" w:cs="Arial" w:hint="default"/>
      <w:caps/>
    </w:rPr>
  </w:style>
  <w:style w:type="table" w:styleId="TableGrid">
    <w:name w:val="Table Grid"/>
    <w:basedOn w:val="TableNormal"/>
    <w:uiPriority w:val="39"/>
    <w:rsid w:val="00BA1D99"/>
    <w:pPr>
      <w:spacing w:after="0" w:line="240" w:lineRule="auto"/>
    </w:pPr>
    <w:rPr>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BA1D99"/>
    <w:pPr>
      <w:spacing w:after="0" w:line="240" w:lineRule="auto"/>
    </w:pPr>
    <w:rPr>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BA1D99"/>
    <w:pPr>
      <w:spacing w:after="120"/>
    </w:pPr>
  </w:style>
  <w:style w:type="character" w:customStyle="1" w:styleId="BodyTextChar">
    <w:name w:val="Body Text Char"/>
    <w:basedOn w:val="DefaultParagraphFont"/>
    <w:link w:val="BodyText"/>
    <w:uiPriority w:val="99"/>
    <w:semiHidden/>
    <w:rsid w:val="00BA1D99"/>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7760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3363</Words>
  <Characters>19170</Characters>
  <Application>Microsoft Office Word</Application>
  <DocSecurity>0</DocSecurity>
  <Lines>159</Lines>
  <Paragraphs>44</Paragraphs>
  <ScaleCrop>false</ScaleCrop>
  <Company/>
  <LinksUpToDate>false</LinksUpToDate>
  <CharactersWithSpaces>22489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Dhairya Lakhani (IND)</dc:creator>
  <cp:keywords/>
  <dc:description/>
  <cp:lastModifiedBy>Dhairya Lakhani (IND)</cp:lastModifiedBy>
  <cp:revision>2</cp:revision>
  <dcterms:created xsi:type="dcterms:W3CDTF">2025-01-22T07:41:00Z</dcterms:created>
  <dcterms:modified xsi:type="dcterms:W3CDTF">2025-01-22T07:41:00Z</dcterms:modified>
</cp:coreProperties>
</file>