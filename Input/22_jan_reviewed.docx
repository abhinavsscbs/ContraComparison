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D94F" w14:textId="77777777" w:rsidR="00C23C96" w:rsidRDefault="00C23C96" w:rsidP="00C23C96">
      <w:pPr>
        <w:rPr>
          <w:rFonts w:ascii="STC Forward" w:hAnsi="STC Forward" w:cs="STC Forward"/>
          <w:sz w:val="32"/>
          <w:szCs w:val="32"/>
          <w:lang w:val="en-GB"/>
        </w:rPr>
      </w:pPr>
    </w:p>
    <w:p w14:paraId="0C1D5583" w14:textId="77777777" w:rsidR="00C23C96" w:rsidRDefault="00C23C96" w:rsidP="00C23C96">
      <w:pPr>
        <w:pStyle w:val="Title"/>
        <w:rPr>
          <w:rFonts w:ascii="STC Forward" w:hAnsi="STC Forward" w:cs="STC Forward"/>
          <w:sz w:val="32"/>
          <w:szCs w:val="32"/>
          <w:lang w:val="en-GB"/>
        </w:rPr>
      </w:pPr>
      <w:r>
        <w:rPr>
          <w:rFonts w:ascii="STC Forward" w:hAnsi="STC Forward" w:cs="STC Forward"/>
          <w:sz w:val="32"/>
          <w:szCs w:val="32"/>
          <w:lang w:val="en-GB"/>
        </w:rPr>
        <w:t>SPONSORSHIP AGREEMENT</w:t>
      </w:r>
    </w:p>
    <w:p w14:paraId="5C6643B3" w14:textId="77777777" w:rsidR="00C23C96" w:rsidRDefault="00C23C96" w:rsidP="00C23C96">
      <w:pPr>
        <w:jc w:val="center"/>
        <w:rPr>
          <w:rFonts w:ascii="STC Forward" w:hAnsi="STC Forward" w:cs="STC Forward"/>
          <w:sz w:val="32"/>
          <w:szCs w:val="32"/>
          <w:lang w:val="en-GB"/>
        </w:rPr>
      </w:pPr>
    </w:p>
    <w:p w14:paraId="5A40244F" w14:textId="77777777" w:rsidR="00C23C96" w:rsidRDefault="00C23C96" w:rsidP="00C23C96">
      <w:pPr>
        <w:jc w:val="center"/>
        <w:rPr>
          <w:rFonts w:ascii="STC Forward" w:hAnsi="STC Forward" w:cs="STC Forward"/>
          <w:b/>
          <w:bCs/>
          <w:sz w:val="32"/>
          <w:szCs w:val="32"/>
          <w:lang w:val="en-GB"/>
        </w:rPr>
      </w:pPr>
      <w:r>
        <w:rPr>
          <w:rFonts w:ascii="STC Forward" w:hAnsi="STC Forward" w:cs="STC Forward"/>
          <w:b/>
          <w:bCs/>
          <w:sz w:val="32"/>
          <w:szCs w:val="32"/>
          <w:lang w:val="en-GB"/>
        </w:rPr>
        <w:t xml:space="preserve">Between </w:t>
      </w:r>
    </w:p>
    <w:p w14:paraId="69BDD552" w14:textId="77777777" w:rsidR="00C23C96" w:rsidRDefault="00C23C96" w:rsidP="00C23C96">
      <w:pPr>
        <w:jc w:val="center"/>
        <w:rPr>
          <w:rFonts w:ascii="STC Forward" w:hAnsi="STC Forward" w:cs="STC Forward"/>
          <w:sz w:val="32"/>
          <w:szCs w:val="32"/>
          <w:lang w:val="en-GB"/>
        </w:rPr>
      </w:pPr>
      <w:r>
        <w:rPr>
          <w:rFonts w:ascii="STC Forward" w:hAnsi="STC Forward" w:cs="STC Forward"/>
          <w:sz w:val="32"/>
          <w:szCs w:val="32"/>
          <w:lang w:val="en-GB"/>
        </w:rPr>
        <w:t xml:space="preserve">  </w:t>
      </w:r>
    </w:p>
    <w:p w14:paraId="32AD96D6" w14:textId="77777777" w:rsidR="00C23C96" w:rsidRDefault="00C23C96" w:rsidP="00C23C96">
      <w:pPr>
        <w:jc w:val="center"/>
        <w:rPr>
          <w:rFonts w:ascii="STC Forward" w:hAnsi="STC Forward" w:cs="STC Forward"/>
          <w:sz w:val="32"/>
          <w:szCs w:val="32"/>
          <w:lang w:val="en-GB"/>
        </w:rPr>
      </w:pPr>
      <w:r>
        <w:rPr>
          <w:rFonts w:ascii="STC Forward" w:hAnsi="STC Forward" w:cs="STC Forward"/>
          <w:sz w:val="32"/>
          <w:szCs w:val="32"/>
          <w:lang w:val="en-GB"/>
        </w:rPr>
        <w:t xml:space="preserve">  Company A </w:t>
      </w:r>
    </w:p>
    <w:p w14:paraId="488066BC" w14:textId="77777777" w:rsidR="00C23C96" w:rsidRDefault="00C23C96" w:rsidP="00C23C96">
      <w:pPr>
        <w:jc w:val="center"/>
        <w:rPr>
          <w:rFonts w:ascii="STC Forward" w:hAnsi="STC Forward" w:cs="STC Forward"/>
          <w:b/>
          <w:bCs/>
          <w:sz w:val="32"/>
          <w:szCs w:val="32"/>
          <w:lang w:val="en-GB"/>
        </w:rPr>
      </w:pPr>
      <w:r>
        <w:rPr>
          <w:rFonts w:ascii="STC Forward" w:hAnsi="STC Forward" w:cs="STC Forward"/>
          <w:b/>
          <w:bCs/>
          <w:sz w:val="32"/>
          <w:szCs w:val="32"/>
          <w:lang w:val="en-GB"/>
        </w:rPr>
        <w:t xml:space="preserve">And </w:t>
      </w:r>
    </w:p>
    <w:p w14:paraId="00F20FB8" w14:textId="77777777" w:rsidR="00C23C96" w:rsidRDefault="00C23C96" w:rsidP="00C23C96">
      <w:pPr>
        <w:pStyle w:val="CoverText"/>
        <w:rPr>
          <w:rFonts w:ascii="STC Forward" w:eastAsiaTheme="minorHAnsi" w:hAnsi="STC Forward" w:cs="STC Forward"/>
          <w:sz w:val="32"/>
          <w:szCs w:val="32"/>
          <w:lang w:eastAsia="en-US"/>
        </w:rPr>
      </w:pPr>
      <w:r>
        <w:rPr>
          <w:rFonts w:ascii="STC Forward" w:eastAsiaTheme="minorHAnsi" w:hAnsi="STC Forward" w:cs="STC Forward"/>
          <w:sz w:val="32"/>
          <w:szCs w:val="32"/>
          <w:lang w:eastAsia="en-US"/>
        </w:rPr>
        <w:t xml:space="preserve">  Company </w:t>
      </w:r>
      <w:proofErr w:type="gramStart"/>
      <w:r>
        <w:rPr>
          <w:rFonts w:ascii="STC Forward" w:eastAsiaTheme="minorHAnsi" w:hAnsi="STC Forward" w:cs="STC Forward"/>
          <w:sz w:val="32"/>
          <w:szCs w:val="32"/>
          <w:lang w:eastAsia="en-US"/>
        </w:rPr>
        <w:t>b  Company</w:t>
      </w:r>
      <w:proofErr w:type="gramEnd"/>
      <w:r>
        <w:rPr>
          <w:rFonts w:ascii="STC Forward" w:eastAsiaTheme="minorHAnsi" w:hAnsi="STC Forward" w:cs="STC Forward"/>
          <w:sz w:val="32"/>
          <w:szCs w:val="32"/>
          <w:lang w:eastAsia="en-US"/>
        </w:rPr>
        <w:t xml:space="preserve"> b</w:t>
      </w:r>
    </w:p>
    <w:p w14:paraId="6151BC04" w14:textId="77777777" w:rsidR="00C23C96" w:rsidRDefault="00C23C96" w:rsidP="00C23C96">
      <w:pPr>
        <w:rPr>
          <w:rFonts w:ascii="STC Forward" w:hAnsi="STC Forward" w:cs="STC Forward"/>
          <w:sz w:val="32"/>
          <w:szCs w:val="32"/>
          <w:rtl/>
          <w:lang w:val="en-GB"/>
        </w:rPr>
      </w:pPr>
      <w:r>
        <w:rPr>
          <w:rFonts w:ascii="STC Forward" w:hAnsi="STC Forward" w:cs="STC Forward"/>
          <w:sz w:val="32"/>
          <w:szCs w:val="32"/>
          <w:lang w:val="en-GB"/>
        </w:rPr>
        <w:br w:type="page"/>
      </w:r>
    </w:p>
    <w:p w14:paraId="17A6CBCF" w14:textId="77777777" w:rsidR="00C23C96" w:rsidRDefault="00C23C96" w:rsidP="00C23C96">
      <w:pPr>
        <w:pStyle w:val="Title"/>
        <w:rPr>
          <w:rFonts w:ascii="STC Forward" w:hAnsi="STC Forward" w:cs="STC Forward"/>
          <w:sz w:val="28"/>
          <w:szCs w:val="28"/>
          <w:lang w:val="en-GB"/>
        </w:rPr>
      </w:pPr>
      <w:r>
        <w:rPr>
          <w:rFonts w:ascii="STC Forward" w:hAnsi="STC Forward" w:cs="STC Forward"/>
          <w:sz w:val="28"/>
          <w:szCs w:val="28"/>
          <w:lang w:val="en-GB"/>
        </w:rPr>
        <w:lastRenderedPageBreak/>
        <w:t>SPONSORSHIP AGREEMENT</w:t>
      </w:r>
    </w:p>
    <w:p w14:paraId="74E587C8" w14:textId="77777777" w:rsidR="00C23C96" w:rsidRDefault="00C23C96" w:rsidP="00C23C96">
      <w:pPr>
        <w:suppressAutoHyphens/>
        <w:rPr>
          <w:rFonts w:ascii="STC Forward" w:hAnsi="STC Forward" w:cs="STC Forward"/>
          <w:sz w:val="20"/>
          <w:szCs w:val="20"/>
          <w:lang w:val="en-GB"/>
        </w:rPr>
      </w:pPr>
    </w:p>
    <w:p w14:paraId="2496FDB7" w14:textId="77777777" w:rsidR="00C23C96" w:rsidRDefault="00C23C96" w:rsidP="00C23C96">
      <w:pPr>
        <w:rPr>
          <w:rFonts w:ascii="STC Forward" w:hAnsi="STC Forward" w:cs="STC Forward"/>
          <w:sz w:val="20"/>
          <w:szCs w:val="20"/>
          <w:lang w:val="en-GB"/>
        </w:rPr>
      </w:pPr>
      <w:r>
        <w:rPr>
          <w:rFonts w:ascii="STC Forward" w:hAnsi="STC Forward" w:cs="STC Forward"/>
          <w:sz w:val="20"/>
          <w:szCs w:val="20"/>
          <w:lang w:val="en-GB"/>
        </w:rPr>
        <w:t>This Sponsorship Agreement (the "</w:t>
      </w:r>
      <w:r>
        <w:rPr>
          <w:rFonts w:ascii="STC Forward" w:hAnsi="STC Forward" w:cs="STC Forward"/>
          <w:b/>
          <w:bCs/>
          <w:sz w:val="20"/>
          <w:szCs w:val="20"/>
          <w:lang w:val="en-GB"/>
        </w:rPr>
        <w:t>Agreement</w:t>
      </w:r>
      <w:r>
        <w:rPr>
          <w:rFonts w:ascii="STC Forward" w:hAnsi="STC Forward" w:cs="STC Forward"/>
          <w:sz w:val="20"/>
          <w:szCs w:val="20"/>
          <w:lang w:val="en-GB"/>
        </w:rPr>
        <w:t>") is made on this the .............November 2024 (Effective Date) by and between</w:t>
      </w:r>
    </w:p>
    <w:p w14:paraId="4F902B46" w14:textId="77777777" w:rsidR="00C23C96" w:rsidRDefault="00C23C96" w:rsidP="00C23C96">
      <w:pPr>
        <w:rPr>
          <w:rFonts w:ascii="STC Forward" w:hAnsi="STC Forward" w:cs="STC Forward"/>
          <w:sz w:val="20"/>
          <w:szCs w:val="20"/>
          <w:lang w:val="en-GB"/>
        </w:rPr>
      </w:pPr>
    </w:p>
    <w:p w14:paraId="68D8F571" w14:textId="77777777" w:rsidR="00C23C96" w:rsidRDefault="00C23C96" w:rsidP="00C23C96">
      <w:pPr>
        <w:pStyle w:val="BodyText1"/>
        <w:keepLines/>
        <w:spacing w:before="240" w:after="240"/>
        <w:rPr>
          <w:rFonts w:ascii="STC Forward" w:hAnsi="STC Forward" w:cs="STC Forward"/>
          <w:b/>
          <w:bCs/>
          <w:sz w:val="20"/>
          <w:szCs w:val="20"/>
        </w:rPr>
      </w:pPr>
      <w:r>
        <w:rPr>
          <w:rFonts w:ascii="STC Forward" w:hAnsi="STC Forward" w:cs="STC Forward"/>
          <w:b/>
          <w:bCs/>
          <w:sz w:val="20"/>
          <w:szCs w:val="20"/>
        </w:rPr>
        <w:t>IT IS HEREBY AGREED AS FOLLOWS:</w:t>
      </w:r>
    </w:p>
    <w:p w14:paraId="664CE829"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DOCUMENTATION</w:t>
      </w:r>
    </w:p>
    <w:p w14:paraId="2F734D41" w14:textId="77777777" w:rsidR="00C23C96" w:rsidRDefault="00C23C96" w:rsidP="00C23C96">
      <w:pPr>
        <w:pStyle w:val="HTMLPreformatted"/>
        <w:numPr>
          <w:ilvl w:val="1"/>
          <w:numId w:val="1"/>
        </w:numPr>
        <w:ind w:left="810" w:hanging="900"/>
        <w:jc w:val="both"/>
        <w:rPr>
          <w:rFonts w:ascii="STC Forward" w:hAnsi="STC Forward" w:cs="STC Forward"/>
          <w:b/>
          <w:bCs/>
          <w:color w:val="552579"/>
          <w:sz w:val="22"/>
          <w:szCs w:val="22"/>
          <w:lang w:val="en-GB"/>
        </w:rPr>
      </w:pPr>
      <w:r>
        <w:rPr>
          <w:rFonts w:ascii="STC Forward" w:hAnsi="STC Forward" w:cs="STC Forward"/>
          <w:lang w:val="en-GB"/>
        </w:rPr>
        <w:t>This Agreement consists of</w:t>
      </w:r>
    </w:p>
    <w:p w14:paraId="756780B7" w14:textId="77777777" w:rsidR="00C23C96" w:rsidRDefault="00C23C96" w:rsidP="00C23C96">
      <w:pPr>
        <w:pStyle w:val="HTMLPreformatted"/>
        <w:numPr>
          <w:ilvl w:val="0"/>
          <w:numId w:val="2"/>
        </w:numPr>
        <w:spacing w:before="240" w:after="120"/>
        <w:ind w:left="810" w:hanging="900"/>
        <w:jc w:val="both"/>
        <w:rPr>
          <w:rFonts w:ascii="STC Forward" w:hAnsi="STC Forward" w:cs="STC Forward"/>
          <w:lang w:val="en-GB"/>
        </w:rPr>
      </w:pPr>
      <w:r>
        <w:rPr>
          <w:rFonts w:ascii="STC Forward" w:hAnsi="STC Forward" w:cs="STC Forward"/>
          <w:lang w:val="en-GB"/>
        </w:rPr>
        <w:t xml:space="preserve">The </w:t>
      </w:r>
      <w:proofErr w:type="gramStart"/>
      <w:r>
        <w:rPr>
          <w:rFonts w:ascii="STC Forward" w:hAnsi="STC Forward" w:cs="STC Forward"/>
          <w:lang w:val="en-GB"/>
        </w:rPr>
        <w:t>Agreement;</w:t>
      </w:r>
      <w:proofErr w:type="gramEnd"/>
    </w:p>
    <w:p w14:paraId="1EC1DEF9" w14:textId="77777777" w:rsidR="00C23C96" w:rsidRDefault="00C23C96" w:rsidP="00C23C96">
      <w:pPr>
        <w:pStyle w:val="HTMLPreformatted"/>
        <w:numPr>
          <w:ilvl w:val="0"/>
          <w:numId w:val="2"/>
        </w:numPr>
        <w:spacing w:after="120"/>
        <w:ind w:left="810" w:hanging="900"/>
        <w:jc w:val="both"/>
        <w:rPr>
          <w:rFonts w:ascii="STC Forward" w:hAnsi="STC Forward" w:cs="STC Forward"/>
          <w:lang w:val="en-GB"/>
        </w:rPr>
      </w:pPr>
      <w:r>
        <w:rPr>
          <w:rFonts w:ascii="STC Forward" w:hAnsi="STC Forward" w:cs="STC Forward"/>
          <w:lang w:val="en-GB"/>
        </w:rPr>
        <w:t>Annex (A):</w:t>
      </w:r>
      <w:r>
        <w:rPr>
          <w:lang w:val="en-GB"/>
        </w:rPr>
        <w:t xml:space="preserve"> </w:t>
      </w:r>
      <w:r>
        <w:rPr>
          <w:rFonts w:ascii="STC Forward" w:hAnsi="STC Forward" w:cs="STC Forward"/>
          <w:lang w:val="en-GB"/>
        </w:rPr>
        <w:t xml:space="preserve">Table of Assets, Categories and Quantities of Sponsorship </w:t>
      </w:r>
      <w:proofErr w:type="gramStart"/>
      <w:r>
        <w:rPr>
          <w:rFonts w:ascii="STC Forward" w:hAnsi="STC Forward" w:cs="STC Forward"/>
          <w:lang w:val="en-GB"/>
        </w:rPr>
        <w:t>Rights;</w:t>
      </w:r>
      <w:proofErr w:type="gramEnd"/>
    </w:p>
    <w:p w14:paraId="0E93BEEB" w14:textId="77777777" w:rsidR="00C23C96" w:rsidRDefault="00C23C96" w:rsidP="00C23C96">
      <w:pPr>
        <w:pStyle w:val="HTMLPreformatted"/>
        <w:numPr>
          <w:ilvl w:val="0"/>
          <w:numId w:val="2"/>
        </w:numPr>
        <w:spacing w:after="120"/>
        <w:ind w:left="810" w:hanging="900"/>
        <w:jc w:val="both"/>
        <w:rPr>
          <w:rFonts w:ascii="STC Forward" w:hAnsi="STC Forward" w:cs="STC Forward"/>
          <w:lang w:val="en-GB"/>
        </w:rPr>
      </w:pPr>
      <w:r>
        <w:rPr>
          <w:rFonts w:ascii="STC Forward" w:hAnsi="STC Forward" w:cs="STC Forward"/>
          <w:lang w:val="en-GB"/>
        </w:rPr>
        <w:t>Annex (B):</w:t>
      </w:r>
      <w:r>
        <w:rPr>
          <w:lang w:val="en-GB"/>
        </w:rPr>
        <w:t xml:space="preserve"> </w:t>
      </w:r>
      <w:r>
        <w:rPr>
          <w:rFonts w:ascii="STC Forward" w:hAnsi="STC Forward" w:cs="STC Forward"/>
          <w:lang w:val="en-GB"/>
        </w:rPr>
        <w:t xml:space="preserve">Table of </w:t>
      </w:r>
      <w:proofErr w:type="gramStart"/>
      <w:r>
        <w:rPr>
          <w:rFonts w:ascii="STC Forward" w:hAnsi="STC Forward" w:cs="STC Forward"/>
          <w:lang w:val="en-GB"/>
        </w:rPr>
        <w:t>Fees;</w:t>
      </w:r>
      <w:proofErr w:type="gramEnd"/>
      <w:r>
        <w:rPr>
          <w:rFonts w:ascii="STC Forward" w:hAnsi="STC Forward" w:cs="STC Forward"/>
          <w:lang w:val="en-GB"/>
        </w:rPr>
        <w:t xml:space="preserve">  </w:t>
      </w:r>
    </w:p>
    <w:p w14:paraId="550FE349" w14:textId="77777777" w:rsidR="00C23C96" w:rsidRDefault="00C23C96" w:rsidP="00C23C96">
      <w:pPr>
        <w:pStyle w:val="HTMLPreformatted"/>
        <w:numPr>
          <w:ilvl w:val="0"/>
          <w:numId w:val="2"/>
        </w:numPr>
        <w:spacing w:after="120"/>
        <w:ind w:left="810" w:hanging="900"/>
        <w:jc w:val="both"/>
        <w:rPr>
          <w:rFonts w:ascii="STC Forward" w:hAnsi="STC Forward" w:cs="STC Forward"/>
          <w:lang w:val="en-GB"/>
        </w:rPr>
      </w:pPr>
      <w:r>
        <w:rPr>
          <w:rFonts w:ascii="STC Forward" w:hAnsi="STC Forward" w:cs="STC Forward"/>
          <w:lang w:val="en-GB"/>
        </w:rPr>
        <w:t>Annex (C):</w:t>
      </w:r>
      <w:r>
        <w:rPr>
          <w:lang w:val="en-GB"/>
        </w:rPr>
        <w:t xml:space="preserve"> </w:t>
      </w:r>
      <w:r>
        <w:rPr>
          <w:rFonts w:ascii="STC Forward" w:hAnsi="STC Forward" w:cs="STC Forward"/>
          <w:lang w:val="en-GB"/>
        </w:rPr>
        <w:t>Organizer Marks; and</w:t>
      </w:r>
    </w:p>
    <w:p w14:paraId="5D8F3DE9" w14:textId="77777777" w:rsidR="00C23C96" w:rsidRDefault="00C23C96" w:rsidP="00C23C96">
      <w:pPr>
        <w:pStyle w:val="HTMLPreformatted"/>
        <w:numPr>
          <w:ilvl w:val="0"/>
          <w:numId w:val="2"/>
        </w:numPr>
        <w:spacing w:after="120"/>
        <w:ind w:left="810" w:hanging="900"/>
        <w:jc w:val="both"/>
        <w:rPr>
          <w:rFonts w:ascii="STC Forward" w:hAnsi="STC Forward" w:cs="STC Forward"/>
          <w:lang w:val="en-GB"/>
        </w:rPr>
      </w:pPr>
      <w:r>
        <w:rPr>
          <w:rFonts w:ascii="STC Forward" w:hAnsi="STC Forward" w:cs="STC Forward"/>
          <w:lang w:val="en-GB"/>
        </w:rPr>
        <w:t>Annex (D):</w:t>
      </w:r>
      <w:r>
        <w:rPr>
          <w:lang w:val="en-GB"/>
        </w:rPr>
        <w:t xml:space="preserve"> </w:t>
      </w:r>
      <w:r>
        <w:rPr>
          <w:rFonts w:ascii="STC Forward" w:hAnsi="STC Forward" w:cs="STC Forward"/>
          <w:lang w:val="en-GB"/>
        </w:rPr>
        <w:t>Sponsor Marks.</w:t>
      </w:r>
    </w:p>
    <w:p w14:paraId="5B46FE0B" w14:textId="77777777" w:rsidR="00C23C96" w:rsidRDefault="00C23C96" w:rsidP="00C23C96">
      <w:pPr>
        <w:pStyle w:val="HTMLPreformatted"/>
        <w:ind w:left="990"/>
        <w:jc w:val="both"/>
        <w:rPr>
          <w:rFonts w:ascii="STC Forward" w:hAnsi="STC Forward" w:cs="STC Forward"/>
          <w:sz w:val="10"/>
          <w:szCs w:val="10"/>
          <w:lang w:val="en-GB"/>
        </w:rPr>
      </w:pPr>
    </w:p>
    <w:p w14:paraId="4D8CC323" w14:textId="77777777" w:rsidR="00C23C96" w:rsidRDefault="00C23C96" w:rsidP="00C23C96">
      <w:pPr>
        <w:pStyle w:val="HTMLPreformatted"/>
        <w:numPr>
          <w:ilvl w:val="1"/>
          <w:numId w:val="1"/>
        </w:numPr>
        <w:ind w:left="900" w:hanging="990"/>
        <w:jc w:val="both"/>
        <w:rPr>
          <w:rFonts w:ascii="STC Forward" w:hAnsi="STC Forward" w:cs="STC Forward"/>
          <w:b/>
          <w:bCs/>
          <w:color w:val="552579"/>
          <w:sz w:val="22"/>
          <w:szCs w:val="22"/>
          <w:lang w:val="en-GB"/>
        </w:rPr>
      </w:pPr>
      <w:r>
        <w:rPr>
          <w:rFonts w:ascii="STC Forward" w:hAnsi="STC Forward" w:cs="STC Forward"/>
          <w:lang w:val="en-GB"/>
        </w:rPr>
        <w:t>In</w:t>
      </w:r>
      <w:r>
        <w:rPr>
          <w:rFonts w:ascii="STC Forward" w:hAnsi="STC Forward" w:cs="STC Forward"/>
          <w:b/>
          <w:bCs/>
          <w:lang w:val="en-GB"/>
        </w:rPr>
        <w:t xml:space="preserve"> </w:t>
      </w:r>
      <w:r>
        <w:rPr>
          <w:rFonts w:ascii="STC Forward" w:hAnsi="STC Forward" w:cs="STC Forward"/>
          <w:lang w:val="en-GB"/>
        </w:rPr>
        <w:t>case of any conflict between the provisions of this Agreement and its Annexes, the provisions of the Agreement shall prevail.</w:t>
      </w:r>
    </w:p>
    <w:p w14:paraId="2C26F912" w14:textId="77777777" w:rsidR="00C23C96" w:rsidRDefault="00C23C96" w:rsidP="00C23C96">
      <w:pPr>
        <w:pStyle w:val="HTMLPreformatted"/>
        <w:numPr>
          <w:ilvl w:val="0"/>
          <w:numId w:val="1"/>
        </w:numPr>
        <w:spacing w:before="240" w:after="240"/>
        <w:ind w:hanging="450"/>
        <w:rPr>
          <w:rFonts w:ascii="STC Forward" w:hAnsi="STC Forward" w:cs="STC Forward"/>
          <w:color w:val="0D0D0D" w:themeColor="text1" w:themeTint="F2"/>
          <w:sz w:val="22"/>
          <w:szCs w:val="22"/>
          <w:lang w:val="en-GB"/>
        </w:rPr>
      </w:pPr>
      <w:r>
        <w:rPr>
          <w:rFonts w:ascii="STC Forward" w:hAnsi="STC Forward" w:cs="STC Forward"/>
          <w:b/>
          <w:bCs/>
          <w:color w:val="0D0D0D" w:themeColor="text1" w:themeTint="F2"/>
          <w:sz w:val="22"/>
          <w:szCs w:val="22"/>
          <w:lang w:val="en-GB"/>
        </w:rPr>
        <w:t xml:space="preserve">TERM </w:t>
      </w:r>
    </w:p>
    <w:p w14:paraId="6E2DFBD5" w14:textId="77777777" w:rsidR="00C23C96" w:rsidRDefault="00C23C96" w:rsidP="00C23C96">
      <w:pPr>
        <w:pStyle w:val="HTMLPreformatted"/>
        <w:numPr>
          <w:ilvl w:val="1"/>
          <w:numId w:val="1"/>
        </w:numPr>
        <w:ind w:left="900" w:hanging="990"/>
        <w:jc w:val="both"/>
        <w:rPr>
          <w:rFonts w:ascii="STC Forward" w:hAnsi="STC Forward" w:cs="STC Forward"/>
          <w:lang w:val="en-GB"/>
        </w:rPr>
      </w:pPr>
      <w:r>
        <w:rPr>
          <w:rFonts w:ascii="STC Forward" w:hAnsi="STC Forward" w:cs="STC Forward"/>
          <w:lang w:val="en-GB"/>
        </w:rPr>
        <w:t xml:space="preserve">This Agreement shall come into effect </w:t>
      </w:r>
      <w:proofErr w:type="gramStart"/>
      <w:r>
        <w:rPr>
          <w:rFonts w:ascii="STC Forward" w:hAnsi="STC Forward" w:cs="STC Forward"/>
          <w:lang w:val="en-GB"/>
        </w:rPr>
        <w:t>from  the</w:t>
      </w:r>
      <w:proofErr w:type="gramEnd"/>
      <w:r>
        <w:rPr>
          <w:rFonts w:ascii="STC Forward" w:hAnsi="STC Forward" w:cs="STC Forward"/>
          <w:lang w:val="en-GB"/>
        </w:rPr>
        <w:t xml:space="preserve"> Effective Date  unless terminated earlier in accordance with its terms, shall expire on 19 </w:t>
      </w:r>
      <w:commentRangeStart w:id="0"/>
      <w:r>
        <w:rPr>
          <w:rFonts w:ascii="STC Forward" w:hAnsi="STC Forward" w:cs="STC Forward"/>
          <w:lang w:val="en-GB"/>
        </w:rPr>
        <w:t>December, 2024 (</w:t>
      </w:r>
      <w:commentRangeEnd w:id="0"/>
      <w:r>
        <w:rPr>
          <w:rStyle w:val="CommentReference"/>
          <w:rFonts w:eastAsiaTheme="minorHAnsi"/>
        </w:rPr>
        <w:commentReference w:id="0"/>
      </w:r>
      <w:r>
        <w:rPr>
          <w:rFonts w:ascii="STC Forward" w:hAnsi="STC Forward" w:cs="STC Forward"/>
          <w:lang w:val="en-GB"/>
        </w:rPr>
        <w:t>the “</w:t>
      </w:r>
      <w:r>
        <w:rPr>
          <w:rFonts w:ascii="STC Forward" w:hAnsi="STC Forward" w:cs="STC Forward"/>
          <w:b/>
          <w:bCs/>
          <w:lang w:val="en-GB"/>
        </w:rPr>
        <w:t>Term</w:t>
      </w:r>
      <w:r>
        <w:rPr>
          <w:rFonts w:ascii="STC Forward" w:hAnsi="STC Forward" w:cs="STC Forward"/>
          <w:lang w:val="en-GB"/>
        </w:rPr>
        <w:t>”).</w:t>
      </w:r>
    </w:p>
    <w:p w14:paraId="7523017A" w14:textId="77777777" w:rsidR="00C23C96" w:rsidRDefault="00C23C96" w:rsidP="00C23C96">
      <w:pPr>
        <w:pStyle w:val="HTMLPreformatted"/>
        <w:numPr>
          <w:ilvl w:val="0"/>
          <w:numId w:val="1"/>
        </w:numPr>
        <w:spacing w:before="240" w:after="240"/>
        <w:ind w:hanging="450"/>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SPONSORSHIP RIGHTS</w:t>
      </w:r>
    </w:p>
    <w:p w14:paraId="5AFCA320" w14:textId="77777777" w:rsidR="00C23C96" w:rsidRDefault="00C23C96" w:rsidP="00C23C96">
      <w:pPr>
        <w:pStyle w:val="HTMLPreformatted"/>
        <w:numPr>
          <w:ilvl w:val="1"/>
          <w:numId w:val="1"/>
        </w:numPr>
        <w:ind w:left="900" w:hanging="990"/>
        <w:jc w:val="both"/>
        <w:rPr>
          <w:rFonts w:ascii="STC Forward" w:hAnsi="STC Forward" w:cs="STC Forward"/>
          <w:lang w:val="en-GB"/>
        </w:rPr>
      </w:pPr>
      <w:r>
        <w:rPr>
          <w:rFonts w:ascii="STC Forward" w:hAnsi="STC Forward" w:cs="STC Forward"/>
          <w:lang w:val="en-GB"/>
        </w:rPr>
        <w:t>The Organizer shall provide the Sponsor the Sponsorship Rights as set out in Annex (A) in accordance with the terms of this Agreement and throughout the entire Term.</w:t>
      </w:r>
    </w:p>
    <w:p w14:paraId="290ADB91" w14:textId="77777777" w:rsidR="00C23C96" w:rsidRDefault="00C23C96" w:rsidP="00C23C96">
      <w:pPr>
        <w:pStyle w:val="HTMLPreformatted"/>
        <w:numPr>
          <w:ilvl w:val="0"/>
          <w:numId w:val="1"/>
        </w:numPr>
        <w:spacing w:before="240" w:after="240"/>
        <w:ind w:hanging="450"/>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SPONSORSHIP FEES/CONSIDERATION</w:t>
      </w:r>
    </w:p>
    <w:p w14:paraId="20961475" w14:textId="77777777" w:rsidR="00C23C96" w:rsidRDefault="00C23C96" w:rsidP="00C23C96">
      <w:pPr>
        <w:pStyle w:val="HTMLPreformatted"/>
        <w:numPr>
          <w:ilvl w:val="1"/>
          <w:numId w:val="1"/>
        </w:numPr>
        <w:ind w:left="900" w:hanging="990"/>
        <w:jc w:val="both"/>
        <w:rPr>
          <w:rFonts w:ascii="STC Forward" w:hAnsi="STC Forward" w:cs="STC Forward"/>
          <w:b/>
          <w:bCs/>
          <w:color w:val="552579"/>
          <w:lang w:val="en-GB"/>
        </w:rPr>
      </w:pPr>
      <w:r>
        <w:rPr>
          <w:rFonts w:ascii="STC Forward" w:hAnsi="STC Forward" w:cs="STC Forward"/>
          <w:lang w:val="en-GB"/>
        </w:rPr>
        <w:t xml:space="preserve">In consideration for the Sponsorship Rights, the Sponsor shall pay the Organizer the Sponsorship Consideration in accordance with terms specified in Annex (B).  </w:t>
      </w:r>
    </w:p>
    <w:p w14:paraId="389B8A9F" w14:textId="77777777" w:rsidR="00C23C96" w:rsidRDefault="00C23C96" w:rsidP="00C23C96">
      <w:pPr>
        <w:pStyle w:val="HTMLPreformatted"/>
        <w:ind w:left="792"/>
        <w:jc w:val="both"/>
        <w:rPr>
          <w:rFonts w:ascii="STC Forward" w:hAnsi="STC Forward" w:cs="STC Forward"/>
          <w:b/>
          <w:bCs/>
          <w:color w:val="552579"/>
          <w:sz w:val="10"/>
          <w:szCs w:val="10"/>
          <w:lang w:val="en-GB"/>
        </w:rPr>
      </w:pPr>
    </w:p>
    <w:p w14:paraId="4221BF7E" w14:textId="77777777" w:rsidR="00C23C96" w:rsidRDefault="00C23C96" w:rsidP="00C23C96">
      <w:pPr>
        <w:pStyle w:val="HTMLPreformatted"/>
        <w:numPr>
          <w:ilvl w:val="1"/>
          <w:numId w:val="1"/>
        </w:numPr>
        <w:ind w:left="900" w:hanging="990"/>
        <w:jc w:val="both"/>
        <w:rPr>
          <w:rFonts w:ascii="STC Forward" w:hAnsi="STC Forward" w:cs="STC Forward"/>
          <w:lang w:val="en-GB"/>
        </w:rPr>
      </w:pPr>
      <w:commentRangeStart w:id="1"/>
      <w:r>
        <w:rPr>
          <w:rFonts w:ascii="STC Forward" w:hAnsi="STC Forward" w:cs="STC Forward"/>
          <w:lang w:val="en-GB"/>
        </w:rPr>
        <w:t>Any Sponsorship Consideration made by the Sponsor will not constitute acceptance or approval of any Sponsorship Rights.</w:t>
      </w:r>
      <w:r>
        <w:rPr>
          <w:rFonts w:asciiTheme="majorBidi" w:hAnsiTheme="majorBidi" w:cstheme="majorBidi"/>
          <w:sz w:val="24"/>
          <w:szCs w:val="24"/>
          <w:lang w:val="en-GB"/>
        </w:rPr>
        <w:t xml:space="preserve"> </w:t>
      </w:r>
      <w:commentRangeEnd w:id="1"/>
      <w:r>
        <w:rPr>
          <w:rStyle w:val="CommentReference"/>
          <w:rFonts w:eastAsiaTheme="minorHAnsi"/>
        </w:rPr>
        <w:commentReference w:id="1"/>
      </w:r>
      <w:r>
        <w:rPr>
          <w:rFonts w:ascii="STC Forward" w:hAnsi="STC Forward" w:cs="STC Forward"/>
          <w:lang w:val="en-GB"/>
        </w:rPr>
        <w:t>.</w:t>
      </w:r>
    </w:p>
    <w:p w14:paraId="23BC146D" w14:textId="77777777" w:rsidR="00C23C96" w:rsidRDefault="00C23C96" w:rsidP="00C23C96">
      <w:pPr>
        <w:pStyle w:val="HTMLPreformatted"/>
        <w:rPr>
          <w:rFonts w:ascii="STC Forward" w:hAnsi="STC Forward" w:cs="STC Forward"/>
          <w:sz w:val="22"/>
          <w:szCs w:val="22"/>
          <w:lang w:val="en-GB"/>
        </w:rPr>
      </w:pPr>
      <w:r>
        <w:rPr>
          <w:rFonts w:ascii="STC Forward" w:hAnsi="STC Forward" w:cs="STC Forward"/>
          <w:lang w:val="en-GB"/>
        </w:rPr>
        <w:br w:type="page"/>
      </w:r>
    </w:p>
    <w:p w14:paraId="0168504D"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4"/>
          <w:szCs w:val="24"/>
          <w:lang w:val="en-GB"/>
        </w:rPr>
      </w:pPr>
      <w:r>
        <w:rPr>
          <w:rFonts w:ascii="STC Forward" w:hAnsi="STC Forward" w:cs="STC Forward"/>
          <w:b/>
          <w:bCs/>
          <w:color w:val="000000" w:themeColor="text1"/>
          <w:sz w:val="22"/>
          <w:szCs w:val="22"/>
          <w:lang w:val="en-GB"/>
        </w:rPr>
        <w:lastRenderedPageBreak/>
        <w:t>SPONSOR OBLIGATION</w:t>
      </w:r>
    </w:p>
    <w:p w14:paraId="19DD3E04" w14:textId="77777777" w:rsidR="00C23C96" w:rsidRDefault="00C23C96" w:rsidP="00C23C96">
      <w:pPr>
        <w:pStyle w:val="HTMLPreformatted"/>
        <w:numPr>
          <w:ilvl w:val="1"/>
          <w:numId w:val="1"/>
        </w:numPr>
        <w:spacing w:before="240"/>
        <w:ind w:left="990" w:hanging="1080"/>
        <w:jc w:val="both"/>
        <w:rPr>
          <w:rFonts w:ascii="STC Forward" w:hAnsi="STC Forward" w:cs="STC Forward"/>
          <w:lang w:val="en-GB"/>
        </w:rPr>
      </w:pPr>
      <w:r>
        <w:rPr>
          <w:rFonts w:ascii="STC Forward" w:hAnsi="STC Forward" w:cs="STC Forward"/>
          <w:lang w:val="en-GB"/>
        </w:rPr>
        <w:t>The Sponsor shall:</w:t>
      </w:r>
    </w:p>
    <w:p w14:paraId="57A0E117"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In exchange for the Sponsorship Rights, provide the Sponsorship Consideration as specified in Annex (B</w:t>
      </w:r>
      <w:proofErr w:type="gramStart"/>
      <w:r>
        <w:rPr>
          <w:rFonts w:ascii="STC Forward" w:eastAsia="Times New Roman" w:hAnsi="STC Forward" w:cs="STC Forward"/>
          <w:sz w:val="20"/>
          <w:szCs w:val="20"/>
          <w:lang w:val="en-GB"/>
        </w:rPr>
        <w:t>);</w:t>
      </w:r>
      <w:proofErr w:type="gramEnd"/>
    </w:p>
    <w:p w14:paraId="51E81931"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01B4943"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Exercise the Sponsorship Rights strictly in accordance with the terms of this </w:t>
      </w:r>
      <w:proofErr w:type="gramStart"/>
      <w:r>
        <w:rPr>
          <w:rFonts w:ascii="STC Forward" w:eastAsia="Times New Roman" w:hAnsi="STC Forward" w:cs="STC Forward"/>
          <w:sz w:val="20"/>
          <w:szCs w:val="20"/>
          <w:lang w:val="en-GB"/>
        </w:rPr>
        <w:t>Agreement;</w:t>
      </w:r>
      <w:proofErr w:type="gramEnd"/>
    </w:p>
    <w:p w14:paraId="41D66EB9"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A6291D0"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Comply with all Applicable Laws relevant to the exercise of its rights and the performance of its obligations under this Agreement; and</w:t>
      </w:r>
    </w:p>
    <w:p w14:paraId="1280B3E7"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6E826880"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Provide the Organizer with all suitable material </w:t>
      </w:r>
      <w:proofErr w:type="gramStart"/>
      <w:r>
        <w:rPr>
          <w:rFonts w:ascii="STC Forward" w:eastAsia="Times New Roman" w:hAnsi="STC Forward" w:cs="STC Forward"/>
          <w:sz w:val="20"/>
          <w:szCs w:val="20"/>
          <w:lang w:val="en-GB"/>
        </w:rPr>
        <w:t>including  guidelines</w:t>
      </w:r>
      <w:proofErr w:type="gramEnd"/>
      <w:r>
        <w:rPr>
          <w:rFonts w:ascii="STC Forward" w:eastAsia="Times New Roman" w:hAnsi="STC Forward" w:cs="STC Forward"/>
          <w:sz w:val="20"/>
          <w:szCs w:val="20"/>
          <w:lang w:val="en-GB"/>
        </w:rPr>
        <w:t xml:space="preserve"> (if any)to the use of the Sponsor Marks in a format and within timelines reasonably specified by the Organizer for the fulfilment of the Sponsorship Rights.</w:t>
      </w:r>
    </w:p>
    <w:p w14:paraId="1BEFF090"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lang w:val="en-GB"/>
        </w:rPr>
      </w:pPr>
    </w:p>
    <w:p w14:paraId="5EEC73BE"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Sponsor agrees that it will not exercise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(or any of them) or act or in any way behave in such a way or in a manner which, in the reasonable opinion of the Organiser is prejudicial to or which could have </w:t>
      </w:r>
      <w:r>
        <w:rPr>
          <w:rFonts w:ascii="STC Forward" w:eastAsia="Times New Roman" w:hAnsi="STC Forward" w:cs="STC Forward"/>
          <w:sz w:val="20"/>
          <w:szCs w:val="20"/>
        </w:rPr>
        <w:t>a material adverse effect on</w:t>
      </w:r>
      <w:bookmarkStart w:id="2" w:name="_0a867264-f762-4be1-ae26-cb43dfba470b"/>
      <w:bookmarkEnd w:id="2"/>
      <w:r>
        <w:rPr>
          <w:rFonts w:ascii="STC Forward" w:eastAsia="Times New Roman" w:hAnsi="STC Forward" w:cs="STC Forward"/>
          <w:sz w:val="20"/>
          <w:szCs w:val="20"/>
        </w:rPr>
        <w:t>:</w:t>
      </w:r>
      <w:r>
        <w:rPr>
          <w:rFonts w:ascii="STC Forward" w:eastAsia="Times New Roman" w:hAnsi="STC Forward" w:cs="STC Forward"/>
          <w:sz w:val="20"/>
          <w:szCs w:val="20"/>
          <w:lang w:val="en-GB"/>
        </w:rPr>
        <w:t xml:space="preserve"> (i) the image or the brand reputation of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 xml:space="preserve"> or the Organiser.</w:t>
      </w:r>
      <w:bookmarkStart w:id="3" w:name="_1510174455-112841124"/>
      <w:bookmarkStart w:id="4" w:name="_1510174455-112991124"/>
      <w:bookmarkEnd w:id="3"/>
      <w:bookmarkEnd w:id="4"/>
      <w:r>
        <w:rPr>
          <w:rFonts w:ascii="STC Forward" w:eastAsia="Times New Roman" w:hAnsi="STC Forward" w:cs="STC Forward"/>
          <w:sz w:val="20"/>
          <w:szCs w:val="20"/>
          <w:lang w:val="en-GB"/>
        </w:rPr>
        <w:t>or (iii) that would breach any Applicable Laws or rulings by a Regulatory Body.</w:t>
      </w:r>
    </w:p>
    <w:p w14:paraId="3021190A"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990" w:right="60"/>
        <w:jc w:val="both"/>
        <w:rPr>
          <w:rFonts w:ascii="STC Forward" w:eastAsia="Times New Roman" w:hAnsi="STC Forward" w:cs="STC Forward"/>
          <w:sz w:val="20"/>
          <w:szCs w:val="20"/>
          <w:lang w:val="en-GB"/>
        </w:rPr>
      </w:pPr>
    </w:p>
    <w:p w14:paraId="00CA6662"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not engage in any joint exploitation of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(or any of them) with any third party other than with the prior written consent of the Organiser and in strict accordance with the provisions of this Agreement.</w:t>
      </w:r>
      <w:bookmarkStart w:id="5" w:name="_TheSponsorWillNotEngageInAnyJointEx-371"/>
      <w:bookmarkEnd w:id="5"/>
      <w:r>
        <w:rPr>
          <w:rFonts w:ascii="STC Forward" w:eastAsia="Times New Roman" w:hAnsi="STC Forward" w:cs="STC Forward"/>
          <w:sz w:val="20"/>
          <w:szCs w:val="20"/>
          <w:lang w:val="en-GB"/>
        </w:rPr>
        <w:t xml:space="preserve"> </w:t>
      </w:r>
    </w:p>
    <w:p w14:paraId="6FC67798"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990" w:right="60"/>
        <w:jc w:val="both"/>
        <w:rPr>
          <w:rFonts w:ascii="STC Forward" w:eastAsia="Times New Roman" w:hAnsi="STC Forward" w:cs="STC Forward"/>
          <w:sz w:val="20"/>
          <w:szCs w:val="20"/>
        </w:rPr>
      </w:pPr>
    </w:p>
    <w:p w14:paraId="2BE6F2B0"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promptly observe and comply with all instructions, directions or regulations issued by or on behalf of Organiser relating to the organisation, safety and image of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 xml:space="preserve"> including without limitation those of any authorised broadcaster and those relating to health and safety at the </w:t>
      </w:r>
      <w:r>
        <w:rPr>
          <w:rFonts w:ascii="STC Forward" w:eastAsia="Times New Roman" w:hAnsi="STC Forward" w:cs="STC Forward"/>
          <w:sz w:val="20"/>
          <w:szCs w:val="20"/>
        </w:rPr>
        <w:t>Venue</w:t>
      </w:r>
      <w:r>
        <w:rPr>
          <w:rFonts w:ascii="STC Forward" w:eastAsia="Times New Roman" w:hAnsi="STC Forward" w:cs="STC Forward"/>
          <w:sz w:val="20"/>
          <w:szCs w:val="20"/>
          <w:lang w:val="en-GB"/>
        </w:rPr>
        <w:t>.</w:t>
      </w:r>
      <w:bookmarkStart w:id="6" w:name="_TheSponsorWillPromptlyObserveAndCom-371"/>
      <w:bookmarkEnd w:id="6"/>
    </w:p>
    <w:p w14:paraId="55F921AD"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518DDE96"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not use any of the Organiser’s </w:t>
      </w:r>
      <w:bookmarkStart w:id="7" w:name="_9kR3WTr2664DEPK2unvphxGyqghDC36MU3i44IU"/>
      <w:r>
        <w:rPr>
          <w:rFonts w:ascii="STC Forward" w:eastAsia="Times New Roman" w:hAnsi="STC Forward" w:cs="STC Forward"/>
          <w:sz w:val="20"/>
          <w:szCs w:val="20"/>
        </w:rPr>
        <w:t>Intellectual Property Rights</w:t>
      </w:r>
      <w:bookmarkEnd w:id="7"/>
      <w:r>
        <w:rPr>
          <w:rFonts w:ascii="STC Forward" w:eastAsia="Times New Roman" w:hAnsi="STC Forward" w:cs="STC Forward"/>
          <w:sz w:val="20"/>
          <w:szCs w:val="20"/>
          <w:lang w:val="en-GB"/>
        </w:rPr>
        <w:t xml:space="preserve">, the </w:t>
      </w:r>
      <w:r>
        <w:rPr>
          <w:rFonts w:ascii="STC Forward" w:eastAsia="Times New Roman" w:hAnsi="STC Forward" w:cs="STC Forward"/>
          <w:sz w:val="20"/>
          <w:szCs w:val="20"/>
        </w:rPr>
        <w:t>Organiser Logo</w:t>
      </w:r>
      <w:r>
        <w:rPr>
          <w:rFonts w:ascii="STC Forward" w:eastAsia="Times New Roman" w:hAnsi="STC Forward" w:cs="STC Forward"/>
          <w:sz w:val="20"/>
          <w:szCs w:val="20"/>
          <w:lang w:val="en-GB"/>
        </w:rPr>
        <w:t xml:space="preserve">, the </w:t>
      </w:r>
      <w:r>
        <w:rPr>
          <w:rFonts w:ascii="STC Forward" w:eastAsia="Times New Roman" w:hAnsi="STC Forward" w:cs="STC Forward"/>
          <w:sz w:val="20"/>
          <w:szCs w:val="20"/>
        </w:rPr>
        <w:t>Event Logo</w:t>
      </w:r>
      <w:r>
        <w:rPr>
          <w:rFonts w:ascii="STC Forward" w:eastAsia="Times New Roman" w:hAnsi="STC Forward" w:cs="STC Forward"/>
          <w:sz w:val="20"/>
          <w:szCs w:val="20"/>
          <w:lang w:val="en-GB"/>
        </w:rPr>
        <w:t xml:space="preserve"> or the </w:t>
      </w:r>
      <w:r>
        <w:rPr>
          <w:rFonts w:ascii="STC Forward" w:eastAsia="Times New Roman" w:hAnsi="STC Forward" w:cs="STC Forward"/>
          <w:sz w:val="20"/>
          <w:szCs w:val="20"/>
        </w:rPr>
        <w:t>third-party Sponsor Logos</w:t>
      </w:r>
      <w:r>
        <w:rPr>
          <w:rFonts w:ascii="STC Forward" w:eastAsia="Times New Roman" w:hAnsi="STC Forward" w:cs="STC Forward"/>
          <w:sz w:val="20"/>
          <w:szCs w:val="20"/>
          <w:lang w:val="en-GB"/>
        </w:rPr>
        <w:t xml:space="preserve"> other than pursuant to the exercise of the Sponsorship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and strictly in accordance with the </w:t>
      </w:r>
      <w:r>
        <w:rPr>
          <w:rFonts w:ascii="STC Forward" w:eastAsia="Times New Roman" w:hAnsi="STC Forward" w:cs="STC Forward"/>
          <w:sz w:val="20"/>
          <w:szCs w:val="20"/>
        </w:rPr>
        <w:t>Event Logo Guidelines</w:t>
      </w:r>
      <w:r>
        <w:rPr>
          <w:rFonts w:ascii="STC Forward" w:eastAsia="Times New Roman" w:hAnsi="STC Forward" w:cs="STC Forward"/>
          <w:sz w:val="20"/>
          <w:szCs w:val="20"/>
          <w:lang w:val="en-GB"/>
        </w:rPr>
        <w:t xml:space="preserve"> (including the use of any legal notices required by the Organiser) and any written instructions of the Organiser from time to time. This includes, without limitation, not registering marks confusingly </w:t>
      </w:r>
      <w:proofErr w:type="gramStart"/>
      <w:r>
        <w:rPr>
          <w:rFonts w:ascii="STC Forward" w:eastAsia="Times New Roman" w:hAnsi="STC Forward" w:cs="STC Forward"/>
          <w:sz w:val="20"/>
          <w:szCs w:val="20"/>
          <w:lang w:val="en-GB"/>
        </w:rPr>
        <w:t>similar to</w:t>
      </w:r>
      <w:proofErr w:type="gramEnd"/>
      <w:r>
        <w:rPr>
          <w:rFonts w:ascii="STC Forward" w:eastAsia="Times New Roman" w:hAnsi="STC Forward" w:cs="STC Forward"/>
          <w:sz w:val="20"/>
          <w:szCs w:val="20"/>
          <w:lang w:val="en-GB"/>
        </w:rPr>
        <w:t xml:space="preserve"> the </w:t>
      </w:r>
      <w:r>
        <w:rPr>
          <w:rFonts w:ascii="STC Forward" w:eastAsia="Times New Roman" w:hAnsi="STC Forward" w:cs="STC Forward"/>
          <w:sz w:val="20"/>
          <w:szCs w:val="20"/>
        </w:rPr>
        <w:t>Event Logo</w:t>
      </w:r>
      <w:r>
        <w:rPr>
          <w:rFonts w:ascii="STC Forward" w:eastAsia="Times New Roman" w:hAnsi="STC Forward" w:cs="STC Forward"/>
          <w:sz w:val="20"/>
          <w:szCs w:val="20"/>
          <w:lang w:val="en-GB"/>
        </w:rPr>
        <w:t xml:space="preserve"> as the Sponsor’s registered trademarks.</w:t>
      </w:r>
      <w:bookmarkStart w:id="8" w:name="_TheSponsorWillNotUseAnyOfTheOrganis-372"/>
      <w:bookmarkEnd w:id="8"/>
    </w:p>
    <w:p w14:paraId="4AA0FA2E"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1CAAA0D0" w14:textId="77777777" w:rsidR="00C23C96" w:rsidRDefault="00C23C96" w:rsidP="00C23C96">
      <w:pPr>
        <w:pStyle w:val="ListParagraph"/>
        <w:numPr>
          <w:ilvl w:val="1"/>
          <w:numId w:val="3"/>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shall provide all reasonable assistance to the Organiser in relation to the Organiser’s commercial exploitation of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in connection with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w:t>
      </w:r>
      <w:bookmarkStart w:id="9" w:name="_1509118294-37895325"/>
      <w:bookmarkEnd w:id="9"/>
    </w:p>
    <w:p w14:paraId="58E806D4"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585AE6DB"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990" w:right="60"/>
        <w:jc w:val="both"/>
        <w:rPr>
          <w:rFonts w:ascii="STC Forward" w:eastAsia="Times New Roman" w:hAnsi="STC Forward" w:cs="STC Forward"/>
          <w:sz w:val="20"/>
          <w:szCs w:val="20"/>
          <w:lang w:val="en-GB"/>
        </w:rPr>
      </w:pPr>
      <w:commentRangeStart w:id="10"/>
      <w:commentRangeEnd w:id="10"/>
      <w:r>
        <w:rPr>
          <w:rStyle w:val="CommentReference"/>
        </w:rPr>
        <w:commentReference w:id="10"/>
      </w:r>
    </w:p>
    <w:p w14:paraId="3257325B"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ORGANIZER OBLIGATIONS</w:t>
      </w:r>
    </w:p>
    <w:p w14:paraId="56339BE2"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Organizer shall</w:t>
      </w:r>
    </w:p>
    <w:p w14:paraId="14F00A3E"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6"/>
          <w:szCs w:val="16"/>
          <w:lang w:val="en-GB"/>
        </w:rPr>
      </w:pPr>
    </w:p>
    <w:p w14:paraId="57C59788" w14:textId="77777777" w:rsidR="00C23C96" w:rsidRDefault="00C23C96" w:rsidP="00C23C96">
      <w:pPr>
        <w:pStyle w:val="ListParagraph"/>
        <w:numPr>
          <w:ilvl w:val="0"/>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Deliver or procure the delivery of the Sponsorship Rights to the Sponsor on time without any delay or </w:t>
      </w:r>
      <w:proofErr w:type="gramStart"/>
      <w:r>
        <w:rPr>
          <w:rFonts w:ascii="STC Forward" w:eastAsia="Times New Roman" w:hAnsi="STC Forward" w:cs="STC Forward"/>
          <w:sz w:val="20"/>
          <w:szCs w:val="20"/>
          <w:lang w:val="en-GB"/>
        </w:rPr>
        <w:t>obstruction;</w:t>
      </w:r>
      <w:proofErr w:type="gramEnd"/>
    </w:p>
    <w:p w14:paraId="52532049"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A0A6F3A" w14:textId="77777777" w:rsidR="00C23C96" w:rsidRDefault="00C23C96" w:rsidP="00C23C96">
      <w:pPr>
        <w:pStyle w:val="ListParagraph"/>
        <w:numPr>
          <w:ilvl w:val="0"/>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Use its reasonable endeavours to procure that the Event is conducted in accordance with good industry practice</w:t>
      </w:r>
      <w:proofErr w:type="gramStart"/>
      <w:r>
        <w:rPr>
          <w:rFonts w:ascii="STC Forward" w:eastAsia="Times New Roman" w:hAnsi="STC Forward" w:cs="STC Forward"/>
          <w:sz w:val="20"/>
          <w:szCs w:val="20"/>
          <w:lang w:val="en-GB"/>
        </w:rPr>
        <w:t>.;</w:t>
      </w:r>
      <w:proofErr w:type="gramEnd"/>
    </w:p>
    <w:p w14:paraId="5D59F4B0"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F0CDE00"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990" w:right="6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Uphold the Sponsor’s good name, image and </w:t>
      </w:r>
      <w:proofErr w:type="gramStart"/>
      <w:r>
        <w:rPr>
          <w:rFonts w:ascii="STC Forward" w:eastAsia="Times New Roman" w:hAnsi="STC Forward" w:cs="STC Forward"/>
          <w:sz w:val="20"/>
          <w:szCs w:val="20"/>
          <w:lang w:val="en-GB"/>
        </w:rPr>
        <w:t>reputation;</w:t>
      </w:r>
      <w:proofErr w:type="gramEnd"/>
    </w:p>
    <w:p w14:paraId="0BAD8C95"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990" w:right="60"/>
        <w:jc w:val="both"/>
        <w:rPr>
          <w:rFonts w:ascii="STC Forward" w:eastAsia="Times New Roman" w:hAnsi="STC Forward" w:cs="STC Forward"/>
          <w:sz w:val="12"/>
          <w:szCs w:val="12"/>
          <w:lang w:val="en-GB"/>
        </w:rPr>
      </w:pPr>
    </w:p>
    <w:p w14:paraId="1BF6D6CB" w14:textId="77777777" w:rsidR="00C23C96" w:rsidRDefault="00C23C96" w:rsidP="00C23C96">
      <w:pPr>
        <w:pStyle w:val="ListParagraph"/>
        <w:numPr>
          <w:ilvl w:val="0"/>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Comply with all Applicable Laws relevant to the exercise of its rights and the performance of its obligations under this Agreement </w:t>
      </w:r>
    </w:p>
    <w:p w14:paraId="679AF918" w14:textId="77777777" w:rsidR="00C23C96" w:rsidRDefault="00C23C96" w:rsidP="00C23C96">
      <w:pPr>
        <w:pStyle w:val="ListParagraph"/>
        <w:numPr>
          <w:ilvl w:val="0"/>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use its reasonable endeavours to deliver or ensure the delivery of each and </w:t>
      </w:r>
      <w:proofErr w:type="gramStart"/>
      <w:r>
        <w:rPr>
          <w:rFonts w:ascii="STC Forward" w:eastAsia="Times New Roman" w:hAnsi="STC Forward" w:cs="STC Forward"/>
          <w:sz w:val="20"/>
          <w:szCs w:val="20"/>
          <w:lang w:val="en-GB"/>
        </w:rPr>
        <w:t>all of</w:t>
      </w:r>
      <w:proofErr w:type="gramEnd"/>
      <w:r>
        <w:rPr>
          <w:rFonts w:ascii="STC Forward" w:eastAsia="Times New Roman" w:hAnsi="STC Forward" w:cs="STC Forward"/>
          <w:sz w:val="20"/>
          <w:szCs w:val="20"/>
          <w:lang w:val="en-GB"/>
        </w:rPr>
        <w:t xml:space="preserve"> the Sponsorship Rights to the </w:t>
      </w:r>
      <w:bookmarkStart w:id="11" w:name="_1508932088-38657358"/>
      <w:bookmarkEnd w:id="11"/>
      <w:r>
        <w:rPr>
          <w:rFonts w:ascii="STC Forward" w:eastAsia="Times New Roman" w:hAnsi="STC Forward" w:cs="STC Forward"/>
          <w:sz w:val="20"/>
          <w:szCs w:val="20"/>
          <w:lang w:val="en-GB"/>
        </w:rPr>
        <w:t>Sponsor.</w:t>
      </w:r>
    </w:p>
    <w:p w14:paraId="3F52F545"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lang w:val="en-GB"/>
        </w:rPr>
      </w:pPr>
    </w:p>
    <w:p w14:paraId="6C9832F4" w14:textId="77777777" w:rsidR="00C23C96" w:rsidRDefault="00C23C96" w:rsidP="00C23C96">
      <w:pPr>
        <w:pStyle w:val="ListParagraph"/>
        <w:numPr>
          <w:ilvl w:val="0"/>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lastRenderedPageBreak/>
        <w:t xml:space="preserve">Other than what is permitted under this Agreement, not publish to the public any content that includes the Sponsor Marks or announcement of the signature of this Agreement without obtaining the written consent of the Sponsor. </w:t>
      </w:r>
    </w:p>
    <w:p w14:paraId="25E7A125"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commentRangeStart w:id="12"/>
      <w:r>
        <w:rPr>
          <w:rFonts w:ascii="STC Forward" w:hAnsi="STC Forward" w:cs="STC Forward"/>
          <w:b/>
          <w:bCs/>
          <w:color w:val="000000" w:themeColor="text1"/>
          <w:sz w:val="22"/>
          <w:szCs w:val="22"/>
          <w:lang w:val="en-GB"/>
        </w:rPr>
        <w:t>EXCLUSIVITY</w:t>
      </w:r>
      <w:r>
        <w:rPr>
          <w:rStyle w:val="FootnoteReference"/>
          <w:rFonts w:ascii="STC Forward" w:hAnsi="STC Forward" w:cs="STC Forward"/>
          <w:b/>
          <w:bCs/>
          <w:color w:val="000000" w:themeColor="text1"/>
          <w:sz w:val="22"/>
          <w:szCs w:val="22"/>
          <w:lang w:val="en-GB"/>
        </w:rPr>
        <w:footnoteReference w:id="1"/>
      </w:r>
      <w:r>
        <w:rPr>
          <w:rFonts w:ascii="STC Forward" w:hAnsi="STC Forward" w:cs="STC Forward"/>
          <w:b/>
          <w:bCs/>
          <w:color w:val="000000" w:themeColor="text1"/>
          <w:sz w:val="22"/>
          <w:szCs w:val="22"/>
          <w:lang w:val="en-GB"/>
        </w:rPr>
        <w:t xml:space="preserve"> </w:t>
      </w:r>
    </w:p>
    <w:p w14:paraId="421DCE80"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hAnsi="STC Forward" w:cs="STC Forward"/>
          <w:lang w:val="en-GB"/>
        </w:rPr>
        <w:t xml:space="preserve">The Organizer acknowledges and agrees that the Sponsorship Rights given under this Agreement are exclusive to the Sponsor and that Sponsor will act as the exclusive sponsor </w:t>
      </w:r>
      <w:commentRangeStart w:id="14"/>
      <w:r>
        <w:rPr>
          <w:rFonts w:ascii="STC Forward" w:hAnsi="STC Forward" w:cs="STC Forward"/>
          <w:lang w:val="en-GB"/>
        </w:rPr>
        <w:t xml:space="preserve">for the Sponsorship Rights given under this Agreement </w:t>
      </w:r>
      <w:commentRangeEnd w:id="14"/>
      <w:r>
        <w:rPr>
          <w:rStyle w:val="CommentReference"/>
        </w:rPr>
        <w:commentReference w:id="14"/>
      </w:r>
      <w:r>
        <w:rPr>
          <w:rStyle w:val="FootnoteReference"/>
          <w:rFonts w:ascii="STC Forward" w:hAnsi="STC Forward" w:cs="STC Forward"/>
          <w:lang w:val="en-GB"/>
        </w:rPr>
        <w:footnoteReference w:id="2"/>
      </w:r>
      <w:r>
        <w:rPr>
          <w:rFonts w:ascii="STC Forward" w:hAnsi="STC Forward" w:cs="STC Forward"/>
          <w:lang w:val="en-GB"/>
        </w:rPr>
        <w:t>. The Organizer further acknowledges and agrees that this Agreement shall not preclude the Sponsor from entering into other sponsorship agreements or similar arrangements.</w:t>
      </w:r>
      <w:commentRangeEnd w:id="12"/>
      <w:r>
        <w:rPr>
          <w:rStyle w:val="CommentReference"/>
        </w:rPr>
        <w:commentReference w:id="12"/>
      </w:r>
    </w:p>
    <w:p w14:paraId="0C87D7F9"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INTELLECTUAL PROPERTY AND USE OF MARKS</w:t>
      </w:r>
    </w:p>
    <w:p w14:paraId="52752C45"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Each Party retains all ownership, right, title, goodwill and interest in and to all its trademarks, service marks, trade names, copyrights, and other intellectual property rights.</w:t>
      </w:r>
    </w:p>
    <w:p w14:paraId="74303179"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77E6EA10"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Sponsor hereby grants the Organizer a non-exclusive, non-transferable, revocable, and royalty-free license to use the Sponsor Marks </w:t>
      </w:r>
      <w:r>
        <w:rPr>
          <w:rFonts w:ascii="STC Forward" w:eastAsia="Times New Roman" w:hAnsi="STC Forward" w:cs="STC Forward"/>
          <w:sz w:val="20"/>
          <w:szCs w:val="20"/>
        </w:rPr>
        <w:t>solely</w:t>
      </w:r>
      <w:r>
        <w:rPr>
          <w:rFonts w:ascii="STC Forward" w:eastAsia="Times New Roman" w:hAnsi="STC Forward" w:cs="STC Forward"/>
          <w:sz w:val="20"/>
          <w:szCs w:val="20"/>
          <w:lang w:val="en-GB"/>
        </w:rPr>
        <w:t xml:space="preserve"> as specifically required by the Organizer to fulfil its obligations under this Agreement and in accordance with any written guidelines to use the Sponsor Marks under this Agreement. Upon termination or expiry of this Agreement, the Organizer shall immediately cease from all further use of the Sponsor Marks. </w:t>
      </w:r>
    </w:p>
    <w:p w14:paraId="70AE526F"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6A9D5872"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Organizer hereby warrants that, Organiser is the sole owner of or controls all Intellectual Property Rights in the Organizer Marks and the Event Logo and grants the Sponsor a non-exclusive, and royalty free license to use the Organizer Marks and the Event Logo </w:t>
      </w:r>
      <w:r>
        <w:rPr>
          <w:rFonts w:ascii="STC Forward" w:eastAsia="Times New Roman" w:hAnsi="STC Forward" w:cs="STC Forward"/>
          <w:sz w:val="20"/>
          <w:szCs w:val="20"/>
        </w:rPr>
        <w:t>solely</w:t>
      </w:r>
      <w:r>
        <w:rPr>
          <w:rFonts w:ascii="STC Forward" w:eastAsia="Times New Roman" w:hAnsi="STC Forward" w:cs="STC Forward"/>
          <w:sz w:val="20"/>
          <w:szCs w:val="20"/>
          <w:lang w:val="en-GB"/>
        </w:rPr>
        <w:t xml:space="preserve"> as specifically required by the Sponsor to fulfil its obligations under this Agreement during the Term of this Agreement and in accordance with any written guidelines to use the Organizer Marks under this Agreement. Upon termination or expiry of this Agreement, the Sponsor shall immediately cease from all further use of the Intellectual Property </w:t>
      </w:r>
      <w:proofErr w:type="gramStart"/>
      <w:r>
        <w:rPr>
          <w:rFonts w:ascii="STC Forward" w:eastAsia="Times New Roman" w:hAnsi="STC Forward" w:cs="STC Forward"/>
          <w:sz w:val="20"/>
          <w:szCs w:val="20"/>
          <w:lang w:val="en-GB"/>
        </w:rPr>
        <w:t>Rights .</w:t>
      </w:r>
      <w:proofErr w:type="gramEnd"/>
    </w:p>
    <w:p w14:paraId="3156EB73"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6E93730A"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All intellectual property rights in and to any materials produced for the Event by or on behalf of the Organizer or jointly by the Organizer and the Sponsor shall, </w:t>
      </w:r>
      <w:proofErr w:type="gramStart"/>
      <w:r>
        <w:rPr>
          <w:rFonts w:ascii="STC Forward" w:eastAsia="Times New Roman" w:hAnsi="STC Forward" w:cs="STC Forward"/>
          <w:sz w:val="20"/>
          <w:szCs w:val="20"/>
          <w:lang w:val="en-GB"/>
        </w:rPr>
        <w:t>with the exception of</w:t>
      </w:r>
      <w:proofErr w:type="gramEnd"/>
      <w:r>
        <w:rPr>
          <w:rFonts w:ascii="STC Forward" w:eastAsia="Times New Roman" w:hAnsi="STC Forward" w:cs="STC Forward"/>
          <w:sz w:val="20"/>
          <w:szCs w:val="20"/>
          <w:lang w:val="en-GB"/>
        </w:rPr>
        <w:t xml:space="preserve"> the Sponsor’s Marks, be the sole and exclusive property of the Organizer.</w:t>
      </w:r>
    </w:p>
    <w:p w14:paraId="29B145CA"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10CF134D"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provisions of this Article 9 are continuing and shall survive the expiry or termination of this Agreement.</w:t>
      </w:r>
    </w:p>
    <w:p w14:paraId="73243E4C"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 xml:space="preserve">WARRANTIES </w:t>
      </w:r>
    </w:p>
    <w:p w14:paraId="5076D4D5" w14:textId="77777777" w:rsidR="00C23C96" w:rsidRDefault="00C23C96" w:rsidP="00C23C96">
      <w:pPr>
        <w:pStyle w:val="HTMLPreformatted"/>
        <w:numPr>
          <w:ilvl w:val="1"/>
          <w:numId w:val="1"/>
        </w:numPr>
        <w:ind w:hanging="2520"/>
        <w:jc w:val="both"/>
        <w:rPr>
          <w:rFonts w:ascii="STC Forward" w:hAnsi="STC Forward" w:cs="STC Forward"/>
          <w:color w:val="000000" w:themeColor="text1"/>
          <w:lang w:val="en-GB"/>
        </w:rPr>
      </w:pPr>
      <w:r>
        <w:rPr>
          <w:rFonts w:ascii="STC Forward" w:hAnsi="STC Forward" w:cs="STC Forward"/>
          <w:color w:val="000000" w:themeColor="text1"/>
          <w:lang w:val="en-GB"/>
        </w:rPr>
        <w:t>The Organizer represents and warrants that</w:t>
      </w:r>
    </w:p>
    <w:p w14:paraId="79CFC684" w14:textId="77777777" w:rsidR="00C23C96" w:rsidRDefault="00C23C96" w:rsidP="00C23C96">
      <w:pPr>
        <w:pStyle w:val="ListParagraph"/>
        <w:numPr>
          <w:ilvl w:val="0"/>
          <w:numId w:val="5"/>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It has the full right and legal authority to enter into and fully perform this Agreement in accordance with its terms without violating the rights of any third </w:t>
      </w:r>
      <w:proofErr w:type="gramStart"/>
      <w:r>
        <w:rPr>
          <w:rFonts w:ascii="STC Forward" w:eastAsia="Times New Roman" w:hAnsi="STC Forward" w:cs="STC Forward"/>
          <w:sz w:val="20"/>
          <w:szCs w:val="20"/>
          <w:lang w:val="en-GB"/>
        </w:rPr>
        <w:t>party;</w:t>
      </w:r>
      <w:proofErr w:type="gramEnd"/>
    </w:p>
    <w:p w14:paraId="32FFBFAC"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2"/>
          <w:szCs w:val="12"/>
          <w:lang w:val="en-GB"/>
        </w:rPr>
      </w:pPr>
    </w:p>
    <w:p w14:paraId="1868FDEE" w14:textId="77777777" w:rsidR="00C23C96" w:rsidRDefault="00C23C96" w:rsidP="00C23C96">
      <w:pPr>
        <w:pStyle w:val="ListParagraph"/>
        <w:numPr>
          <w:ilvl w:val="0"/>
          <w:numId w:val="5"/>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Organizer's Marks do not infringe any third party's intellectual property </w:t>
      </w:r>
      <w:proofErr w:type="gramStart"/>
      <w:r>
        <w:rPr>
          <w:rFonts w:ascii="STC Forward" w:eastAsia="Times New Roman" w:hAnsi="STC Forward" w:cs="STC Forward"/>
          <w:sz w:val="20"/>
          <w:szCs w:val="20"/>
          <w:lang w:val="en-GB"/>
        </w:rPr>
        <w:t>rights;</w:t>
      </w:r>
      <w:proofErr w:type="gramEnd"/>
    </w:p>
    <w:p w14:paraId="0EE26224"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0"/>
          <w:szCs w:val="10"/>
          <w:lang w:val="en-GB"/>
        </w:rPr>
      </w:pPr>
    </w:p>
    <w:p w14:paraId="1DDBA7EB" w14:textId="77777777" w:rsidR="00C23C96" w:rsidRDefault="00C23C96" w:rsidP="00C23C96">
      <w:pPr>
        <w:pStyle w:val="ListParagraph"/>
        <w:numPr>
          <w:ilvl w:val="0"/>
          <w:numId w:val="5"/>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rPr>
        <w:t>All authorizations, approvals, consents, licenses, assignments, exemptions, and other matters required or advisable in connection with the Event and the performance of its obligations under this Agreement, have been obtained and shall also be maintained for the entire Term</w:t>
      </w:r>
      <w:r>
        <w:rPr>
          <w:rFonts w:ascii="STC Forward" w:eastAsia="Times New Roman" w:hAnsi="STC Forward" w:cs="STC Forward"/>
          <w:sz w:val="20"/>
          <w:szCs w:val="20"/>
          <w:lang w:val="en-GB"/>
        </w:rPr>
        <w:t>; and</w:t>
      </w:r>
    </w:p>
    <w:p w14:paraId="0EC595A0"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0"/>
          <w:szCs w:val="10"/>
          <w:lang w:val="en-GB"/>
        </w:rPr>
      </w:pPr>
    </w:p>
    <w:p w14:paraId="4D09D7E4" w14:textId="77777777" w:rsidR="00C23C96" w:rsidRDefault="00C23C96" w:rsidP="00C23C96">
      <w:pPr>
        <w:pStyle w:val="ListParagraph"/>
        <w:numPr>
          <w:ilvl w:val="0"/>
          <w:numId w:val="5"/>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will comply with all Applicable Laws, regulations, and ordinances pertaining to the promotion and conduct of the Event.</w:t>
      </w:r>
    </w:p>
    <w:p w14:paraId="0DAC2B96" w14:textId="77777777" w:rsidR="00C23C96" w:rsidRDefault="00C23C96" w:rsidP="00C23C96">
      <w:pPr>
        <w:pStyle w:val="HTMLPreformatted"/>
        <w:numPr>
          <w:ilvl w:val="1"/>
          <w:numId w:val="1"/>
        </w:numPr>
        <w:spacing w:after="240"/>
        <w:ind w:hanging="2520"/>
        <w:jc w:val="both"/>
        <w:rPr>
          <w:rFonts w:ascii="STC Forward" w:hAnsi="STC Forward" w:cs="STC Forward"/>
          <w:color w:val="000000" w:themeColor="text1"/>
          <w:lang w:val="en-GB"/>
        </w:rPr>
      </w:pPr>
      <w:r>
        <w:rPr>
          <w:rFonts w:ascii="STC Forward" w:hAnsi="STC Forward" w:cs="STC Forward"/>
          <w:color w:val="000000" w:themeColor="text1"/>
          <w:lang w:val="en-GB"/>
        </w:rPr>
        <w:lastRenderedPageBreak/>
        <w:t>Sponsor represents and warrants that</w:t>
      </w:r>
    </w:p>
    <w:p w14:paraId="2110C03B" w14:textId="77777777" w:rsidR="00C23C96" w:rsidRDefault="00C23C96" w:rsidP="00C23C96">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jc w:val="both"/>
        <w:rPr>
          <w:rFonts w:ascii="STC Forward" w:eastAsia="Times New Roman" w:hAnsi="STC Forward" w:cs="STC Forward"/>
          <w:vanish/>
          <w:sz w:val="20"/>
          <w:szCs w:val="20"/>
          <w:lang w:val="en-GB"/>
        </w:rPr>
      </w:pPr>
    </w:p>
    <w:p w14:paraId="1AAB6DC1" w14:textId="77777777" w:rsidR="00C23C96" w:rsidRDefault="00C23C96" w:rsidP="00C23C96">
      <w:pPr>
        <w:pStyle w:val="ListParagraph"/>
        <w:numPr>
          <w:ilvl w:val="0"/>
          <w:numId w:val="7"/>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It has the full right and legal authority to </w:t>
      </w:r>
      <w:proofErr w:type="gramStart"/>
      <w:r>
        <w:rPr>
          <w:rFonts w:ascii="STC Forward" w:eastAsia="Times New Roman" w:hAnsi="STC Forward" w:cs="STC Forward"/>
          <w:sz w:val="20"/>
          <w:szCs w:val="20"/>
          <w:lang w:val="en-GB"/>
        </w:rPr>
        <w:t>enter into</w:t>
      </w:r>
      <w:proofErr w:type="gramEnd"/>
      <w:r>
        <w:rPr>
          <w:rFonts w:ascii="STC Forward" w:eastAsia="Times New Roman" w:hAnsi="STC Forward" w:cs="STC Forward"/>
          <w:sz w:val="20"/>
          <w:szCs w:val="20"/>
          <w:lang w:val="en-GB"/>
        </w:rPr>
        <w:t xml:space="preserve"> and fully perform this Agreement in accordance with its terms without violating the rights of any third party.</w:t>
      </w:r>
    </w:p>
    <w:p w14:paraId="3D9E422E"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7B5DB9F8" w14:textId="77777777" w:rsidR="00C23C96" w:rsidRDefault="00C23C96" w:rsidP="00C23C96">
      <w:pPr>
        <w:pStyle w:val="ListParagraph"/>
        <w:numPr>
          <w:ilvl w:val="0"/>
          <w:numId w:val="7"/>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owns or is solely entitle dot use the Sponsor Mark and other material supplied to the Organiser in relation to this Agreement and Sponsor's Marks do not infringe any third party's intellectual property rights, or other rights of any third party.</w:t>
      </w:r>
    </w:p>
    <w:p w14:paraId="55B46870"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05176895" w14:textId="77777777" w:rsidR="00C23C96" w:rsidRDefault="00C23C96" w:rsidP="00C23C96">
      <w:pPr>
        <w:pStyle w:val="ListParagraph"/>
        <w:numPr>
          <w:ilvl w:val="0"/>
          <w:numId w:val="7"/>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has all government licenses, permits, or other authorization necessary to conduct its obligations under this Agreement. The Sponsor acknowledges and undertakes that the credentials, personal data, licenses, permits, or any documents related to the performance of this Agreement, as submitted by the Sponsor, are valid, not suspended, and not pending any sub-judice. These documents are renewed or validated as required before their expiration. In case of any regulations affecting the submitted credentials, the Sponsor will promptly inform the Second Party in writing in advance.</w:t>
      </w:r>
    </w:p>
    <w:p w14:paraId="6E13D213"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4"/>
          <w:szCs w:val="4"/>
          <w:lang w:val="en-GB"/>
        </w:rPr>
      </w:pPr>
    </w:p>
    <w:p w14:paraId="096F1AB7"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commentRangeStart w:id="16"/>
      <w:r>
        <w:rPr>
          <w:rFonts w:ascii="STC Forward" w:hAnsi="STC Forward" w:cs="STC Forward"/>
          <w:b/>
          <w:bCs/>
          <w:color w:val="000000" w:themeColor="text1"/>
          <w:sz w:val="22"/>
          <w:szCs w:val="22"/>
          <w:lang w:val="en-GB"/>
        </w:rPr>
        <w:t>TAX AND ZAKAT</w:t>
      </w:r>
    </w:p>
    <w:p w14:paraId="0660A30B"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STC Forward" w:cs="STC Forward"/>
          <w:sz w:val="20"/>
          <w:szCs w:val="20"/>
          <w:lang w:val="en-GB"/>
        </w:rPr>
      </w:pPr>
      <w:r>
        <w:rPr>
          <w:color w:val="1F497D"/>
        </w:rPr>
        <w:t xml:space="preserve">In the event of the VIK </w:t>
      </w:r>
      <w:proofErr w:type="gramStart"/>
      <w:r>
        <w:rPr>
          <w:color w:val="1F497D"/>
        </w:rPr>
        <w:t>( Value</w:t>
      </w:r>
      <w:proofErr w:type="gramEnd"/>
      <w:r>
        <w:rPr>
          <w:color w:val="1F497D"/>
        </w:rPr>
        <w:t xml:space="preserve"> in Kind) Sponsorship agreement applied, both parties are obligated to issue a tax e-invoice in line with ZATCA &amp; E-invoice regulations for the services/ or goods provided, and the amounts of invoices for both parties must be identical</w:t>
      </w:r>
      <w:r>
        <w:rPr>
          <w:rFonts w:ascii="Cambria" w:hAnsi="Cambria"/>
          <w:sz w:val="20"/>
          <w:szCs w:val="20"/>
          <w:lang w:val="en-GB"/>
        </w:rPr>
        <w:t> </w:t>
      </w:r>
      <w:r>
        <w:rPr>
          <w:rFonts w:ascii="STC Forward" w:cs="STC Forward"/>
          <w:sz w:val="20"/>
          <w:szCs w:val="20"/>
          <w:lang w:val="en-GB"/>
        </w:rPr>
        <w:t xml:space="preserve"> </w:t>
      </w:r>
    </w:p>
    <w:p w14:paraId="445B9831" w14:textId="77777777" w:rsidR="00C23C96" w:rsidRDefault="00C23C96" w:rsidP="00C23C96">
      <w:pPr>
        <w:pStyle w:val="HTMLPreformatted"/>
        <w:spacing w:before="240" w:after="240"/>
        <w:ind w:left="36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 xml:space="preserve"> </w:t>
      </w:r>
      <w:commentRangeEnd w:id="16"/>
      <w:r>
        <w:rPr>
          <w:rStyle w:val="CommentReference"/>
          <w:rFonts w:eastAsiaTheme="minorHAnsi"/>
        </w:rPr>
        <w:commentReference w:id="16"/>
      </w:r>
    </w:p>
    <w:p w14:paraId="08EA5650" w14:textId="77777777" w:rsidR="00C23C96" w:rsidRDefault="00C23C96" w:rsidP="00C23C96">
      <w:pPr>
        <w:pStyle w:val="Default"/>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sz w:val="20"/>
          <w:szCs w:val="20"/>
          <w:lang w:val="en-GB"/>
        </w:rPr>
        <w:br w:type="page"/>
      </w:r>
    </w:p>
    <w:p w14:paraId="20FDEB9E" w14:textId="77777777" w:rsidR="00C23C96" w:rsidRDefault="00C23C96" w:rsidP="00C23C96">
      <w:pPr>
        <w:pStyle w:val="HTMLPreformatted"/>
        <w:numPr>
          <w:ilvl w:val="0"/>
          <w:numId w:val="1"/>
        </w:numPr>
        <w:spacing w:before="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lastRenderedPageBreak/>
        <w:t xml:space="preserve">FORCE MAJURE </w:t>
      </w:r>
    </w:p>
    <w:p w14:paraId="4844DAD9" w14:textId="77777777" w:rsidR="00C23C96" w:rsidRDefault="00C23C96" w:rsidP="00C23C96">
      <w:pPr>
        <w:pStyle w:val="Default"/>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color w:val="auto"/>
          <w:sz w:val="20"/>
          <w:szCs w:val="20"/>
          <w:lang w:val="en-GB"/>
        </w:rPr>
      </w:pPr>
    </w:p>
    <w:p w14:paraId="148C977E" w14:textId="77777777" w:rsidR="00C23C96" w:rsidRDefault="00C23C96" w:rsidP="00C23C96">
      <w:pPr>
        <w:pStyle w:val="Default"/>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color w:val="auto"/>
          <w:sz w:val="20"/>
          <w:szCs w:val="20"/>
          <w:lang w:val="en-GB"/>
        </w:rPr>
        <w:t>If either Party (the “</w:t>
      </w:r>
      <w:r>
        <w:rPr>
          <w:rFonts w:ascii="STC Forward" w:eastAsia="Times New Roman" w:hAnsi="STC Forward" w:cs="STC Forward"/>
          <w:b/>
          <w:bCs/>
          <w:color w:val="auto"/>
          <w:sz w:val="20"/>
          <w:szCs w:val="20"/>
          <w:lang w:val="en-GB"/>
        </w:rPr>
        <w:t>Affected Party</w:t>
      </w:r>
      <w:r>
        <w:rPr>
          <w:rFonts w:ascii="STC Forward" w:eastAsia="Times New Roman" w:hAnsi="STC Forward" w:cs="STC Forward"/>
          <w:color w:val="auto"/>
          <w:sz w:val="20"/>
          <w:szCs w:val="20"/>
          <w:lang w:val="en-GB"/>
        </w:rPr>
        <w:t xml:space="preserve">”) is unable to perform or discharge any of its obligations under this Agreement by reason of the occurrence of a Force Majeure Event, then the Affected Party shall not be liable to the other Party for any failure to perform and discharge such obligation or be deemed to be in breach or default of its obligations under this Agreement for so long as such Force Majeure Event continues to prevent the Affected Party from performing and discharging such obligation, provided that the Affected Party: </w:t>
      </w:r>
    </w:p>
    <w:p w14:paraId="709C7C63" w14:textId="77777777" w:rsidR="00C23C96" w:rsidRDefault="00C23C96" w:rsidP="00C23C96">
      <w:pPr>
        <w:pStyle w:val="ListParagraph"/>
        <w:numPr>
          <w:ilvl w:val="0"/>
          <w:numId w:val="8"/>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has as soon as practicable served on the other Party written notice thereof specifying the particulars of the Force Majeure Event, the extent to which the Affected Party is unable to discharge or perform its obligations, the reasons for the inability of the Affected Party to perform or discharge its obligations and the estimated period during which the Affected Party is unable to perform and discharge its </w:t>
      </w:r>
      <w:proofErr w:type="gramStart"/>
      <w:r>
        <w:rPr>
          <w:rFonts w:ascii="STC Forward" w:eastAsia="Times New Roman" w:hAnsi="STC Forward" w:cs="STC Forward"/>
          <w:sz w:val="20"/>
          <w:szCs w:val="20"/>
          <w:lang w:val="en-GB"/>
        </w:rPr>
        <w:t>obligations;</w:t>
      </w:r>
      <w:proofErr w:type="gramEnd"/>
    </w:p>
    <w:p w14:paraId="3E5CC3F9"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07D6F16A" w14:textId="77777777" w:rsidR="00C23C96" w:rsidRDefault="00C23C96" w:rsidP="00C23C96">
      <w:pPr>
        <w:pStyle w:val="ListParagraph"/>
        <w:numPr>
          <w:ilvl w:val="0"/>
          <w:numId w:val="8"/>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has promptly taken and continues to take such action within its powers to minimise the duration and effect of the Force Majeure Event on the Affected Party; and</w:t>
      </w:r>
    </w:p>
    <w:p w14:paraId="5BF82DB2"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5AFDFCB9" w14:textId="77777777" w:rsidR="00C23C96" w:rsidRDefault="00C23C96" w:rsidP="00C23C96">
      <w:pPr>
        <w:pStyle w:val="ListParagraph"/>
        <w:numPr>
          <w:ilvl w:val="0"/>
          <w:numId w:val="8"/>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will whenever </w:t>
      </w:r>
      <w:proofErr w:type="gramStart"/>
      <w:r>
        <w:rPr>
          <w:rFonts w:ascii="STC Forward" w:eastAsia="Times New Roman" w:hAnsi="STC Forward" w:cs="STC Forward"/>
          <w:sz w:val="20"/>
          <w:szCs w:val="20"/>
          <w:lang w:val="en-GB"/>
        </w:rPr>
        <w:t>possible</w:t>
      </w:r>
      <w:proofErr w:type="gramEnd"/>
      <w:r>
        <w:rPr>
          <w:rFonts w:ascii="STC Forward" w:eastAsia="Times New Roman" w:hAnsi="STC Forward" w:cs="STC Forward"/>
          <w:sz w:val="20"/>
          <w:szCs w:val="20"/>
          <w:lang w:val="en-GB"/>
        </w:rPr>
        <w:t xml:space="preserve"> resume such obligations as soon as the factors or event occasioning the failure ceases or abates.</w:t>
      </w:r>
    </w:p>
    <w:p w14:paraId="5CD53719" w14:textId="77777777" w:rsidR="00C23C96" w:rsidRDefault="00C23C96" w:rsidP="00C23C96">
      <w:pPr>
        <w:pStyle w:val="Default"/>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TC Forward" w:eastAsia="Times New Roman" w:hAnsi="STC Forward" w:cs="STC Forward"/>
          <w:color w:val="auto"/>
          <w:sz w:val="2"/>
          <w:szCs w:val="2"/>
          <w:lang w:val="en-GB"/>
        </w:rPr>
      </w:pPr>
    </w:p>
    <w:p w14:paraId="7AAF9784"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If the Force Majeure Event continues for a period exceeding thirty (30) days from the date of the notice of such Force Majeure Event under Article 12.1 above, either Party may at any time thereafter terminate this Agreement by written notice to the other Party.</w:t>
      </w:r>
    </w:p>
    <w:p w14:paraId="3D549033"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rPr>
          <w:rFonts w:ascii="STC Forward" w:eastAsia="Times New Roman" w:hAnsi="STC Forward" w:cs="STC Forward"/>
          <w:sz w:val="12"/>
          <w:szCs w:val="12"/>
          <w:lang w:val="en-GB"/>
        </w:rPr>
      </w:pPr>
    </w:p>
    <w:p w14:paraId="702CC812" w14:textId="77777777" w:rsidR="00C23C96" w:rsidRDefault="00C23C96" w:rsidP="00C23C96">
      <w:pPr>
        <w:pStyle w:val="ListParagraph"/>
        <w:numPr>
          <w:ilvl w:val="1"/>
          <w:numId w:val="1"/>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Sponsor will have no liability to pay the Fees to the Organizer in respect of any Sponsorship Rights which the Organizer does not deliver due to the Force Majeure Event.</w:t>
      </w:r>
    </w:p>
    <w:p w14:paraId="010448B0"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INDEMNITY AND LIABILITY</w:t>
      </w:r>
    </w:p>
    <w:p w14:paraId="1C653C04" w14:textId="77777777" w:rsidR="00C23C96" w:rsidRDefault="00C23C96" w:rsidP="00C23C96">
      <w:pPr>
        <w:pStyle w:val="HTMLPreformatted"/>
        <w:numPr>
          <w:ilvl w:val="1"/>
          <w:numId w:val="1"/>
        </w:numPr>
        <w:ind w:left="990" w:hanging="1080"/>
        <w:jc w:val="both"/>
        <w:rPr>
          <w:rFonts w:ascii="STC Forward" w:hAnsi="STC Forward" w:cs="STC Forward"/>
          <w:lang w:val="en-GB"/>
        </w:rPr>
      </w:pPr>
      <w:r>
        <w:rPr>
          <w:rFonts w:ascii="STC Forward" w:hAnsi="STC Forward" w:cs="STC Forward"/>
          <w:lang w:val="en-GB"/>
        </w:rPr>
        <w:t>Without prejudice to any other rights or remedies which either Party may have under Applicable Law, each Party shall fully indemnify and keep fully indemnified on a continuing basis the other Party to the fullest extent permitted by Applicable Laws from and against all claims, demands, losses, damages, penalties, expenses and liabilities of any kind by a third party (including claims by third parties for intellectual property rights infringement) which a Party may suffer or incur in respect of or in connection with any breach by the other Party of any of its obligations under this Agreement or any intentional or wrongful act, default or omission of that other Party or any of its officers, employees and agents.</w:t>
      </w:r>
    </w:p>
    <w:p w14:paraId="72BC2225" w14:textId="77777777" w:rsidR="00C23C96" w:rsidRDefault="00C23C96" w:rsidP="00C23C96">
      <w:pPr>
        <w:pStyle w:val="HTMLPreformatted"/>
        <w:ind w:left="990"/>
        <w:jc w:val="both"/>
        <w:rPr>
          <w:rFonts w:ascii="STC Forward" w:hAnsi="STC Forward" w:cs="STC Forward"/>
          <w:sz w:val="10"/>
          <w:szCs w:val="10"/>
          <w:lang w:val="en-GB"/>
        </w:rPr>
      </w:pPr>
    </w:p>
    <w:p w14:paraId="3676CFBA" w14:textId="77777777" w:rsidR="00C23C96" w:rsidRDefault="00C23C96" w:rsidP="00C23C96">
      <w:pPr>
        <w:pStyle w:val="HTMLPreformatted"/>
        <w:numPr>
          <w:ilvl w:val="1"/>
          <w:numId w:val="1"/>
        </w:numPr>
        <w:ind w:left="990" w:hanging="1080"/>
        <w:jc w:val="both"/>
        <w:rPr>
          <w:rFonts w:ascii="STC Forward" w:hAnsi="STC Forward" w:cs="STC Forward"/>
          <w:lang w:val="en-GB"/>
        </w:rPr>
      </w:pPr>
      <w:r>
        <w:rPr>
          <w:rFonts w:ascii="STC Forward" w:hAnsi="STC Forward" w:cs="STC Forward"/>
        </w:rPr>
        <w:t>Neither Party shall have any liability to the other Party, whether in contract, tort (including negligence), breach of statutory duty, or otherwise, for any indirect or consequential loss or any loss of profit or revenue, loss of production or downtime costs, loss of opportunity, loss of contract or loss of goodwill or other pure economic loss arising under or in connection with this Agreement</w:t>
      </w:r>
      <w:r>
        <w:rPr>
          <w:rFonts w:ascii="STC Forward" w:hAnsi="STC Forward" w:cs="STC Forward"/>
          <w:lang w:val="en-GB"/>
        </w:rPr>
        <w:t>.</w:t>
      </w:r>
    </w:p>
    <w:p w14:paraId="070BF28F" w14:textId="77777777" w:rsidR="00C23C96" w:rsidRDefault="00C23C96" w:rsidP="00C23C96">
      <w:pPr>
        <w:pStyle w:val="HTMLPreformatted"/>
        <w:ind w:left="990"/>
        <w:jc w:val="both"/>
        <w:rPr>
          <w:rFonts w:ascii="STC Forward" w:hAnsi="STC Forward" w:cs="STC Forward"/>
          <w:sz w:val="10"/>
          <w:szCs w:val="10"/>
          <w:lang w:val="en-GB"/>
        </w:rPr>
      </w:pPr>
    </w:p>
    <w:p w14:paraId="7064FF36" w14:textId="77777777" w:rsidR="00C23C96" w:rsidRDefault="00C23C96" w:rsidP="00C23C96">
      <w:pPr>
        <w:pStyle w:val="HTMLPreformatted"/>
        <w:ind w:left="990"/>
        <w:jc w:val="both"/>
        <w:rPr>
          <w:rFonts w:ascii="STC Forward" w:hAnsi="STC Forward" w:cs="STC Forward"/>
          <w:sz w:val="12"/>
          <w:szCs w:val="12"/>
          <w:lang w:val="en-GB"/>
        </w:rPr>
      </w:pPr>
      <w:commentRangeStart w:id="17"/>
      <w:commentRangeStart w:id="18"/>
      <w:commentRangeEnd w:id="17"/>
      <w:r>
        <w:rPr>
          <w:rStyle w:val="CommentReference"/>
          <w:rFonts w:eastAsiaTheme="minorHAnsi"/>
        </w:rPr>
        <w:commentReference w:id="17"/>
      </w:r>
      <w:commentRangeEnd w:id="18"/>
      <w:r>
        <w:rPr>
          <w:rStyle w:val="CommentReference"/>
          <w:rFonts w:eastAsiaTheme="minorHAnsi"/>
        </w:rPr>
        <w:commentReference w:id="18"/>
      </w:r>
    </w:p>
    <w:p w14:paraId="6D9F9B59" w14:textId="77777777" w:rsidR="00C23C96" w:rsidRDefault="00C23C96" w:rsidP="00C23C96">
      <w:pPr>
        <w:pStyle w:val="HTMLPreformatted"/>
        <w:numPr>
          <w:ilvl w:val="1"/>
          <w:numId w:val="1"/>
        </w:numPr>
        <w:ind w:left="990" w:hanging="1080"/>
        <w:jc w:val="both"/>
        <w:rPr>
          <w:rFonts w:ascii="STC Forward" w:hAnsi="STC Forward" w:cs="STC Forward"/>
          <w:lang w:val="en-GB"/>
        </w:rPr>
      </w:pPr>
      <w:r>
        <w:rPr>
          <w:rFonts w:ascii="STC Forward" w:hAnsi="STC Forward" w:cs="STC Forward"/>
          <w:lang w:val="en-GB"/>
        </w:rPr>
        <w:t>Nothing in this Article 13 shall exclude or limit the liability of either Party in relation to</w:t>
      </w:r>
    </w:p>
    <w:p w14:paraId="1F17925B" w14:textId="77777777" w:rsidR="00C23C96" w:rsidRDefault="00C23C96" w:rsidP="00C23C96">
      <w:pPr>
        <w:pStyle w:val="ListParagraph"/>
        <w:numPr>
          <w:ilvl w:val="0"/>
          <w:numId w:val="9"/>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its gross negligence, wilful default or </w:t>
      </w:r>
      <w:proofErr w:type="gramStart"/>
      <w:r>
        <w:rPr>
          <w:rFonts w:ascii="STC Forward" w:eastAsia="Times New Roman" w:hAnsi="STC Forward" w:cs="STC Forward"/>
          <w:sz w:val="20"/>
          <w:szCs w:val="20"/>
          <w:lang w:val="en-GB"/>
        </w:rPr>
        <w:t>fraud;</w:t>
      </w:r>
      <w:proofErr w:type="gramEnd"/>
    </w:p>
    <w:p w14:paraId="66566B9F"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ind w:left="990" w:right="60"/>
        <w:jc w:val="both"/>
        <w:rPr>
          <w:rFonts w:ascii="STC Forward" w:eastAsia="Times New Roman" w:hAnsi="STC Forward" w:cs="STC Forward"/>
          <w:sz w:val="10"/>
          <w:szCs w:val="10"/>
          <w:lang w:val="en-GB"/>
        </w:rPr>
      </w:pPr>
    </w:p>
    <w:p w14:paraId="1C6BA64E" w14:textId="77777777" w:rsidR="00C23C96" w:rsidRDefault="00C23C96" w:rsidP="00C23C96">
      <w:pPr>
        <w:pStyle w:val="ListParagraph"/>
        <w:numPr>
          <w:ilvl w:val="0"/>
          <w:numId w:val="9"/>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tl/>
          <w:lang w:val="en-GB"/>
        </w:rPr>
      </w:pPr>
      <w:r>
        <w:rPr>
          <w:rFonts w:ascii="STC Forward" w:eastAsia="Times New Roman" w:hAnsi="STC Forward" w:cs="STC Forward"/>
          <w:sz w:val="20"/>
          <w:szCs w:val="20"/>
          <w:lang w:val="en-GB"/>
        </w:rPr>
        <w:t>the breach of Article</w:t>
      </w:r>
      <w:r>
        <w:rPr>
          <w:rFonts w:ascii="Cambria" w:eastAsia="Times New Roman" w:hAnsi="Cambria" w:cs="Cambria"/>
          <w:sz w:val="20"/>
          <w:szCs w:val="20"/>
          <w:lang w:val="en-GB"/>
        </w:rPr>
        <w:t> </w:t>
      </w:r>
      <w:proofErr w:type="gramStart"/>
      <w:r>
        <w:rPr>
          <w:rFonts w:ascii="STC Forward" w:eastAsia="Times New Roman" w:hAnsi="STC Forward" w:cs="STC Forward"/>
          <w:sz w:val="20"/>
          <w:szCs w:val="20"/>
          <w:lang w:val="en-GB"/>
        </w:rPr>
        <w:t>14;</w:t>
      </w:r>
      <w:proofErr w:type="gramEnd"/>
    </w:p>
    <w:p w14:paraId="68D7B542"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36518449" w14:textId="77777777" w:rsidR="00C23C96" w:rsidRDefault="00C23C96" w:rsidP="00C23C96">
      <w:pPr>
        <w:pStyle w:val="ListParagraph"/>
        <w:numPr>
          <w:ilvl w:val="0"/>
          <w:numId w:val="9"/>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tl/>
          <w:lang w:val="en-GB"/>
        </w:rPr>
      </w:pPr>
      <w:r>
        <w:rPr>
          <w:rFonts w:ascii="STC Forward" w:eastAsia="Times New Roman" w:hAnsi="STC Forward" w:cs="STC Forward"/>
          <w:sz w:val="20"/>
          <w:szCs w:val="20"/>
          <w:lang w:val="en-GB"/>
        </w:rPr>
        <w:t>the indemnities under Article 13</w:t>
      </w:r>
      <w:r>
        <w:rPr>
          <w:rFonts w:ascii="STC Forward" w:eastAsia="Times New Roman" w:hAnsi="STC Forward" w:cs="STC Forward"/>
          <w:sz w:val="20"/>
          <w:szCs w:val="20"/>
        </w:rPr>
        <w:t>.1</w:t>
      </w:r>
      <w:r>
        <w:rPr>
          <w:rFonts w:ascii="STC Forward" w:eastAsia="Times New Roman" w:hAnsi="STC Forward" w:cs="STC Forward"/>
          <w:sz w:val="20"/>
          <w:szCs w:val="20"/>
          <w:lang w:val="en-GB"/>
        </w:rPr>
        <w:t>; or</w:t>
      </w:r>
    </w:p>
    <w:p w14:paraId="704CC027"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4B749DFD" w14:textId="77777777" w:rsidR="00C23C96" w:rsidRDefault="00C23C96" w:rsidP="00C23C96">
      <w:pPr>
        <w:pStyle w:val="ListParagraph"/>
        <w:numPr>
          <w:ilvl w:val="0"/>
          <w:numId w:val="9"/>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a breach of Applicable Law.</w:t>
      </w:r>
    </w:p>
    <w:p w14:paraId="53DDDCA2"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lang w:val="en-GB"/>
        </w:rPr>
      </w:pPr>
    </w:p>
    <w:p w14:paraId="01661802" w14:textId="77777777" w:rsidR="00C23C96" w:rsidRDefault="00C23C96" w:rsidP="00C23C96">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right="60"/>
        <w:jc w:val="both"/>
        <w:rPr>
          <w:rFonts w:ascii="STC Forward" w:eastAsia="Times New Roman" w:hAnsi="STC Forward" w:cs="STC Forward"/>
          <w:sz w:val="20"/>
          <w:szCs w:val="20"/>
          <w:lang w:val="en-GB"/>
        </w:rPr>
      </w:pPr>
    </w:p>
    <w:p w14:paraId="44B3C072"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CONFIDENTIALITY</w:t>
      </w:r>
    </w:p>
    <w:p w14:paraId="3EEAA657" w14:textId="77777777" w:rsidR="00C23C96" w:rsidRDefault="00C23C96" w:rsidP="00C23C96">
      <w:pPr>
        <w:pStyle w:val="ListParagraph"/>
        <w:numPr>
          <w:ilvl w:val="1"/>
          <w:numId w:val="1"/>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Each Party shall keep confidential and shall not, without the written consent of the other Party, divulge to any third party the terms and conditions of this Agreement, or any </w:t>
      </w:r>
      <w:r>
        <w:rPr>
          <w:rFonts w:ascii="STC Forward" w:eastAsia="Times New Roman" w:hAnsi="STC Forward" w:cs="STC Forward"/>
          <w:sz w:val="20"/>
          <w:szCs w:val="20"/>
          <w:lang w:val="en-GB"/>
        </w:rPr>
        <w:lastRenderedPageBreak/>
        <w:t>documents or other information furnished directly or indirectly by the other Party in connection with the Agreement irrespective of whether such information has been furnished prior to the Effective Date of this Agreement or at any time thereafter (the "</w:t>
      </w:r>
      <w:r>
        <w:rPr>
          <w:rFonts w:ascii="STC Forward" w:eastAsia="Times New Roman" w:hAnsi="STC Forward" w:cs="STC Forward"/>
          <w:b/>
          <w:bCs/>
          <w:sz w:val="20"/>
          <w:szCs w:val="20"/>
          <w:lang w:val="en-GB"/>
        </w:rPr>
        <w:t>Confidential Information</w:t>
      </w:r>
      <w:r>
        <w:rPr>
          <w:rFonts w:ascii="STC Forward" w:eastAsia="Times New Roman" w:hAnsi="STC Forward" w:cs="STC Forward"/>
          <w:sz w:val="20"/>
          <w:szCs w:val="20"/>
          <w:lang w:val="en-GB"/>
        </w:rPr>
        <w:t>").</w:t>
      </w:r>
    </w:p>
    <w:p w14:paraId="4AFC1D23"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44F6B722" w14:textId="77777777" w:rsidR="00C23C96" w:rsidRDefault="00C23C96" w:rsidP="00C23C96">
      <w:pPr>
        <w:pStyle w:val="ListParagraph"/>
        <w:numPr>
          <w:ilvl w:val="1"/>
          <w:numId w:val="1"/>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Either Party shall be entitled to disclose Confidential Information without the prior written consent of the other Party if such disclosure is made in good faith to its Affiliates, directors, employees and officers provided that the disclosing Party shall have first obtained the person's agreement in writing to be bound by the same obligations of confidence as are created by the terms of this Article 14.</w:t>
      </w:r>
    </w:p>
    <w:p w14:paraId="47DC7103"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6EE85BE0" w14:textId="77777777" w:rsidR="00C23C96" w:rsidRDefault="00C23C96" w:rsidP="00C23C96">
      <w:pPr>
        <w:pStyle w:val="ListParagraph"/>
        <w:numPr>
          <w:ilvl w:val="1"/>
          <w:numId w:val="1"/>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 xml:space="preserve">The obligations of a Party under this Article 14 shall not apply to information and documents </w:t>
      </w:r>
      <w:proofErr w:type="gramStart"/>
      <w:r>
        <w:rPr>
          <w:rFonts w:ascii="STC Forward" w:eastAsia="Times New Roman" w:hAnsi="STC Forward" w:cs="STC Forward"/>
          <w:sz w:val="20"/>
          <w:szCs w:val="20"/>
        </w:rPr>
        <w:t>which;</w:t>
      </w:r>
      <w:proofErr w:type="gramEnd"/>
    </w:p>
    <w:p w14:paraId="63198DC5"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66609FE5" w14:textId="77777777" w:rsidR="00C23C96" w:rsidRDefault="00C23C96" w:rsidP="00C23C96">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 xml:space="preserve">now or hereafter have entered the public domain through no breach of this this Article </w:t>
      </w:r>
      <w:proofErr w:type="gramStart"/>
      <w:r>
        <w:rPr>
          <w:rFonts w:ascii="STC Forward" w:eastAsia="Times New Roman" w:hAnsi="STC Forward" w:cs="STC Forward"/>
          <w:sz w:val="20"/>
          <w:szCs w:val="20"/>
        </w:rPr>
        <w:t>14  or</w:t>
      </w:r>
      <w:proofErr w:type="gramEnd"/>
      <w:r>
        <w:rPr>
          <w:rFonts w:ascii="STC Forward" w:eastAsia="Times New Roman" w:hAnsi="STC Forward" w:cs="STC Forward"/>
          <w:sz w:val="20"/>
          <w:szCs w:val="20"/>
        </w:rPr>
        <w:t xml:space="preserve"> other fault of that Party; or</w:t>
      </w:r>
    </w:p>
    <w:p w14:paraId="23E31286"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2"/>
          <w:szCs w:val="12"/>
          <w:lang w:val="en-GB"/>
        </w:rPr>
      </w:pPr>
    </w:p>
    <w:p w14:paraId="594A5B98" w14:textId="77777777" w:rsidR="00C23C96" w:rsidRDefault="00C23C96" w:rsidP="00C23C96">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proofErr w:type="gramStart"/>
      <w:r>
        <w:rPr>
          <w:rFonts w:ascii="STC Forward" w:eastAsia="Times New Roman" w:hAnsi="STC Forward" w:cs="STC Forward"/>
          <w:sz w:val="20"/>
          <w:szCs w:val="20"/>
        </w:rPr>
        <w:t>otherwise</w:t>
      </w:r>
      <w:proofErr w:type="gramEnd"/>
      <w:r>
        <w:rPr>
          <w:rFonts w:ascii="STC Forward" w:eastAsia="Times New Roman" w:hAnsi="STC Forward" w:cs="STC Forward"/>
          <w:sz w:val="20"/>
          <w:szCs w:val="20"/>
        </w:rPr>
        <w:t xml:space="preserve"> lawfully become available to that Party from a third party under no obligation of confidentiality.</w:t>
      </w:r>
    </w:p>
    <w:p w14:paraId="14A8C9E9" w14:textId="77777777" w:rsidR="00C23C96" w:rsidRDefault="00C23C96" w:rsidP="00C23C96">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2A56B481" w14:textId="77777777" w:rsidR="00C23C96" w:rsidRDefault="00C23C96" w:rsidP="00C23C96">
      <w:pPr>
        <w:pStyle w:val="ListParagraph"/>
        <w:numPr>
          <w:ilvl w:val="1"/>
          <w:numId w:val="1"/>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 xml:space="preserve">The provisions of this Article 14 are continuing, shall survive and remain binding on each Party for a period of </w:t>
      </w:r>
      <w:proofErr w:type="gramStart"/>
      <w:r>
        <w:rPr>
          <w:rFonts w:ascii="STC Forward" w:eastAsia="Times New Roman" w:hAnsi="STC Forward" w:cs="STC Forward"/>
          <w:sz w:val="20"/>
          <w:szCs w:val="20"/>
        </w:rPr>
        <w:t>five  (</w:t>
      </w:r>
      <w:proofErr w:type="gramEnd"/>
      <w:r>
        <w:rPr>
          <w:rFonts w:ascii="STC Forward" w:eastAsia="Times New Roman" w:hAnsi="STC Forward" w:cs="STC Forward"/>
          <w:sz w:val="20"/>
          <w:szCs w:val="20"/>
        </w:rPr>
        <w:t xml:space="preserve">5) years from date of expiry or termination of this Agreement. </w:t>
      </w:r>
    </w:p>
    <w:p w14:paraId="5B578FEE"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 xml:space="preserve">EVENT CANCELLATION OR POSTPONEMENT </w:t>
      </w:r>
    </w:p>
    <w:p w14:paraId="493979D9"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In the event the Organizer decides </w:t>
      </w:r>
      <w:proofErr w:type="gramStart"/>
      <w:r>
        <w:rPr>
          <w:rFonts w:ascii="STC Forward" w:hAnsi="STC Forward" w:cs="STC Forward"/>
          <w:lang w:val="en-GB"/>
        </w:rPr>
        <w:t>postpone</w:t>
      </w:r>
      <w:proofErr w:type="gramEnd"/>
      <w:r>
        <w:rPr>
          <w:rFonts w:ascii="STC Forward" w:hAnsi="STC Forward" w:cs="STC Forward"/>
          <w:lang w:val="en-GB"/>
        </w:rPr>
        <w:t>, relocates, or cancels the Event either in whole or part irrespective of the reasons, the Organizer shall notify the Sponsor as soon as reasonably possible, but in all cases no later than three (3) days from the date Organizer decides to postpone, relocate or cancel the Event.</w:t>
      </w:r>
    </w:p>
    <w:p w14:paraId="3D04523F" w14:textId="77777777" w:rsidR="00C23C96" w:rsidRDefault="00C23C96" w:rsidP="00C23C96">
      <w:pPr>
        <w:pStyle w:val="HTMLPreformatted"/>
        <w:rPr>
          <w:rFonts w:ascii="STC Forward" w:hAnsi="STC Forward" w:cs="STC Forward"/>
          <w:sz w:val="10"/>
          <w:szCs w:val="10"/>
          <w:lang w:val="en-GB"/>
        </w:rPr>
      </w:pPr>
    </w:p>
    <w:p w14:paraId="69D4219C"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If the Event is postponed, relocated, or cancelled, in whole or in part, irrespective of the reasons, the Sponsor shall have the right to</w:t>
      </w:r>
    </w:p>
    <w:p w14:paraId="0A1A5F00" w14:textId="77777777" w:rsidR="00C23C96" w:rsidRDefault="00C23C96" w:rsidP="00C23C96">
      <w:pPr>
        <w:pStyle w:val="HTMLPreformatted"/>
        <w:ind w:left="990"/>
        <w:jc w:val="both"/>
        <w:rPr>
          <w:rFonts w:ascii="STC Forward" w:hAnsi="STC Forward" w:cs="STC Forward"/>
          <w:sz w:val="10"/>
          <w:szCs w:val="10"/>
          <w:lang w:val="en-GB"/>
        </w:rPr>
      </w:pPr>
    </w:p>
    <w:p w14:paraId="30BB4A1C" w14:textId="77777777" w:rsidR="00C23C96" w:rsidRDefault="00C23C96" w:rsidP="00C23C96">
      <w:pPr>
        <w:pStyle w:val="HTMLPreformatted"/>
        <w:numPr>
          <w:ilvl w:val="0"/>
          <w:numId w:val="11"/>
        </w:numPr>
        <w:ind w:left="990" w:hanging="1080"/>
        <w:jc w:val="both"/>
        <w:rPr>
          <w:rFonts w:ascii="STC Forward" w:hAnsi="STC Forward" w:cs="STC Forward"/>
          <w:lang w:val="en-GB"/>
        </w:rPr>
      </w:pPr>
      <w:r>
        <w:rPr>
          <w:rFonts w:ascii="STC Forward" w:hAnsi="STC Forward" w:cs="STC Forward"/>
          <w:lang w:val="en-GB"/>
        </w:rPr>
        <w:t xml:space="preserve">in case of postponement or relocation- accept the new </w:t>
      </w:r>
      <w:proofErr w:type="gramStart"/>
      <w:r>
        <w:rPr>
          <w:rFonts w:ascii="STC Forward" w:hAnsi="STC Forward" w:cs="STC Forward"/>
          <w:lang w:val="en-GB"/>
        </w:rPr>
        <w:t>Event</w:t>
      </w:r>
      <w:proofErr w:type="gramEnd"/>
      <w:r>
        <w:rPr>
          <w:rFonts w:ascii="STC Forward" w:hAnsi="STC Forward" w:cs="STC Forward"/>
          <w:lang w:val="en-GB"/>
        </w:rPr>
        <w:t xml:space="preserve"> date and request a reasonable reduction to the Fess; or</w:t>
      </w:r>
    </w:p>
    <w:p w14:paraId="1C16D61C" w14:textId="77777777" w:rsidR="00C23C96" w:rsidRDefault="00C23C96" w:rsidP="00C23C96">
      <w:pPr>
        <w:pStyle w:val="HTMLPreformatted"/>
        <w:ind w:left="990"/>
        <w:jc w:val="both"/>
        <w:rPr>
          <w:rFonts w:ascii="STC Forward" w:hAnsi="STC Forward" w:cs="STC Forward"/>
          <w:sz w:val="10"/>
          <w:szCs w:val="10"/>
          <w:lang w:val="en-GB"/>
        </w:rPr>
      </w:pPr>
    </w:p>
    <w:p w14:paraId="3320C405" w14:textId="77777777" w:rsidR="00C23C96" w:rsidRDefault="00C23C96" w:rsidP="00C23C96">
      <w:pPr>
        <w:pStyle w:val="HTMLPreformatted"/>
        <w:numPr>
          <w:ilvl w:val="0"/>
          <w:numId w:val="11"/>
        </w:numPr>
        <w:ind w:left="990" w:hanging="1080"/>
        <w:jc w:val="both"/>
        <w:rPr>
          <w:rFonts w:ascii="STC Forward" w:hAnsi="STC Forward" w:cs="STC Forward"/>
          <w:lang w:val="en-GB"/>
        </w:rPr>
      </w:pPr>
      <w:r>
        <w:rPr>
          <w:rFonts w:ascii="STC Forward" w:hAnsi="STC Forward" w:cs="STC Forward"/>
          <w:lang w:val="en-GB"/>
        </w:rPr>
        <w:t>terminate this Agreement immediately.</w:t>
      </w:r>
    </w:p>
    <w:p w14:paraId="0B0CB11C"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00F348FB" w14:textId="77777777" w:rsidR="00C23C96" w:rsidRDefault="00C23C96" w:rsidP="00C23C96">
      <w:pPr>
        <w:pStyle w:val="HTMLPreformatted"/>
        <w:ind w:left="990"/>
        <w:jc w:val="both"/>
        <w:rPr>
          <w:rFonts w:ascii="STC Forward" w:hAnsi="STC Forward" w:cs="STC Forward"/>
          <w:strike/>
          <w:lang w:val="en-GB"/>
        </w:rPr>
      </w:pPr>
      <w:r>
        <w:rPr>
          <w:rFonts w:ascii="STC Forward" w:hAnsi="STC Forward" w:cs="STC Forward"/>
          <w:strike/>
          <w:lang w:val="en-GB"/>
        </w:rPr>
        <w:t xml:space="preserve"> and request an immediate refund of the Fees in full or for a pro-rata portion thereof if the Event took place only in part.</w:t>
      </w:r>
    </w:p>
    <w:p w14:paraId="10437571"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552579"/>
          <w:sz w:val="22"/>
          <w:szCs w:val="22"/>
          <w:lang w:val="en-GB"/>
        </w:rPr>
      </w:pPr>
      <w:r>
        <w:rPr>
          <w:rFonts w:ascii="STC Forward" w:hAnsi="STC Forward" w:cs="STC Forward"/>
          <w:b/>
          <w:bCs/>
          <w:color w:val="000000" w:themeColor="text1"/>
          <w:sz w:val="22"/>
          <w:szCs w:val="22"/>
          <w:lang w:val="en-GB"/>
        </w:rPr>
        <w:t>TERMINATION</w:t>
      </w:r>
      <w:r>
        <w:rPr>
          <w:rFonts w:ascii="STC Forward" w:hAnsi="STC Forward" w:cs="STC Forward"/>
          <w:b/>
          <w:bCs/>
          <w:color w:val="552579"/>
          <w:sz w:val="22"/>
          <w:szCs w:val="22"/>
          <w:lang w:val="en-GB"/>
        </w:rPr>
        <w:t xml:space="preserve"> </w:t>
      </w:r>
    </w:p>
    <w:p w14:paraId="06FD22A2"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In addition to and without prejudice to any other rights under the terms of this Agreement, either Party shall be entitled to terminate the Agreement immediately by giving </w:t>
      </w:r>
      <w:commentRangeStart w:id="19"/>
      <w:r>
        <w:rPr>
          <w:rFonts w:ascii="STC Forward" w:hAnsi="STC Forward" w:cs="STC Forward"/>
          <w:lang w:val="en-GB"/>
        </w:rPr>
        <w:t xml:space="preserve">fifteen (15) days </w:t>
      </w:r>
      <w:commentRangeEnd w:id="19"/>
      <w:r>
        <w:rPr>
          <w:rStyle w:val="CommentReference"/>
          <w:rFonts w:eastAsiaTheme="minorHAnsi"/>
        </w:rPr>
        <w:commentReference w:id="19"/>
      </w:r>
      <w:r>
        <w:rPr>
          <w:rFonts w:ascii="STC Forward" w:hAnsi="STC Forward" w:cs="STC Forward"/>
          <w:lang w:val="en-GB"/>
        </w:rPr>
        <w:t>written notice to the other Party</w:t>
      </w:r>
    </w:p>
    <w:p w14:paraId="382650C5" w14:textId="77777777" w:rsidR="00C23C96" w:rsidRDefault="00C23C96" w:rsidP="00C23C96">
      <w:pPr>
        <w:pStyle w:val="HTMLPreformatted"/>
        <w:ind w:left="990"/>
        <w:rPr>
          <w:rFonts w:ascii="STC Forward" w:hAnsi="STC Forward" w:cs="STC Forward"/>
          <w:sz w:val="10"/>
          <w:szCs w:val="10"/>
          <w:lang w:val="en-GB"/>
        </w:rPr>
      </w:pPr>
    </w:p>
    <w:p w14:paraId="30F56255" w14:textId="77777777" w:rsidR="00C23C96" w:rsidRDefault="00C23C96" w:rsidP="00C23C96">
      <w:pPr>
        <w:pStyle w:val="HTMLPreformatted"/>
        <w:numPr>
          <w:ilvl w:val="0"/>
          <w:numId w:val="12"/>
        </w:numPr>
        <w:ind w:left="990" w:hanging="1080"/>
        <w:jc w:val="both"/>
        <w:rPr>
          <w:rFonts w:ascii="STC Forward" w:hAnsi="STC Forward" w:cs="STC Forward"/>
          <w:lang w:val="en-GB"/>
        </w:rPr>
      </w:pPr>
      <w:r>
        <w:rPr>
          <w:rFonts w:ascii="STC Forward" w:hAnsi="STC Forward" w:cs="STC Forward"/>
          <w:lang w:val="en-GB"/>
        </w:rPr>
        <w:t xml:space="preserve">If the other Party commits a material breach of the terms of this Agreement </w:t>
      </w:r>
      <w:proofErr w:type="gramStart"/>
      <w:r>
        <w:rPr>
          <w:rFonts w:ascii="STC Forward" w:hAnsi="STC Forward" w:cs="STC Forward"/>
          <w:lang w:val="en-GB"/>
        </w:rPr>
        <w:t>which ,if</w:t>
      </w:r>
      <w:proofErr w:type="gramEnd"/>
      <w:r>
        <w:rPr>
          <w:rFonts w:ascii="STC Forward" w:hAnsi="STC Forward" w:cs="STC Forward"/>
          <w:lang w:val="en-GB"/>
        </w:rPr>
        <w:t xml:space="preserve"> capable of remedy, is not remedied within ten (10) days of being notified in writing to remedy it; </w:t>
      </w:r>
    </w:p>
    <w:p w14:paraId="50CA210F" w14:textId="77777777" w:rsidR="00C23C96" w:rsidRDefault="00C23C96" w:rsidP="00C23C96">
      <w:pPr>
        <w:pStyle w:val="HTMLPreformatted"/>
        <w:ind w:left="990"/>
        <w:jc w:val="both"/>
        <w:rPr>
          <w:rFonts w:ascii="STC Forward" w:hAnsi="STC Forward" w:cs="STC Forward"/>
          <w:sz w:val="10"/>
          <w:szCs w:val="10"/>
          <w:lang w:val="en-GB"/>
        </w:rPr>
      </w:pPr>
    </w:p>
    <w:p w14:paraId="75630F8B" w14:textId="77777777" w:rsidR="00C23C96" w:rsidRDefault="00C23C96" w:rsidP="00C23C96">
      <w:pPr>
        <w:pStyle w:val="HTMLPreformatted"/>
        <w:ind w:left="990"/>
        <w:jc w:val="both"/>
        <w:rPr>
          <w:rFonts w:ascii="STC Forward" w:hAnsi="STC Forward" w:cs="STC Forward"/>
          <w:sz w:val="10"/>
          <w:szCs w:val="10"/>
          <w:lang w:val="en-GB"/>
        </w:rPr>
      </w:pPr>
    </w:p>
    <w:p w14:paraId="74583231" w14:textId="77777777" w:rsidR="00C23C96" w:rsidRDefault="00C23C96" w:rsidP="00C23C96">
      <w:pPr>
        <w:pStyle w:val="HTMLPreformatted"/>
        <w:numPr>
          <w:ilvl w:val="0"/>
          <w:numId w:val="12"/>
        </w:numPr>
        <w:ind w:left="990" w:hanging="1080"/>
        <w:jc w:val="both"/>
        <w:rPr>
          <w:rFonts w:ascii="STC Forward" w:hAnsi="STC Forward" w:cs="STC Forward"/>
          <w:lang w:val="en-GB"/>
        </w:rPr>
      </w:pPr>
      <w:r>
        <w:rPr>
          <w:rFonts w:ascii="STC Forward" w:hAnsi="STC Forward" w:cs="STC Forward"/>
        </w:rPr>
        <w:t>Either Party is relieved from performance of any obligation pursuant to Article 12 (</w:t>
      </w:r>
      <w:r>
        <w:rPr>
          <w:rFonts w:ascii="STC Forward" w:hAnsi="STC Forward" w:cs="STC Forward"/>
          <w:i/>
          <w:iCs/>
          <w:lang w:val="en-GB"/>
        </w:rPr>
        <w:t>Force Majeure</w:t>
      </w:r>
      <w:r>
        <w:rPr>
          <w:rFonts w:ascii="STC Forward" w:hAnsi="STC Forward" w:cs="STC Forward"/>
        </w:rPr>
        <w:t>)</w:t>
      </w:r>
      <w:r>
        <w:rPr>
          <w:rFonts w:ascii="Cambria" w:hAnsi="Cambria" w:cs="Cambria"/>
        </w:rPr>
        <w:t> </w:t>
      </w:r>
      <w:r>
        <w:rPr>
          <w:rFonts w:ascii="STC Forward" w:hAnsi="STC Forward" w:cs="STC Forward"/>
        </w:rPr>
        <w:fldChar w:fldCharType="begin"/>
      </w:r>
      <w:r>
        <w:rPr>
          <w:rFonts w:ascii="STC Forward" w:hAnsi="STC Forward" w:cs="STC Forward"/>
        </w:rPr>
        <w:instrText xml:space="preserve"> REF _Ref463952774 \r \h </w:instrText>
      </w:r>
      <w:r>
        <w:rPr>
          <w:rFonts w:ascii="STC Forward" w:hAnsi="STC Forward" w:cs="STC Forward"/>
        </w:rPr>
      </w:r>
      <w:r>
        <w:rPr>
          <w:rFonts w:ascii="STC Forward" w:hAnsi="STC Forward" w:cs="STC Forward"/>
        </w:rPr>
        <w:fldChar w:fldCharType="end"/>
      </w:r>
      <w:r>
        <w:rPr>
          <w:rFonts w:ascii="STC Forward" w:hAnsi="STC Forward" w:cs="STC Forward"/>
        </w:rPr>
        <w:t xml:space="preserve"> for more than thirty (30) continuous days; or</w:t>
      </w:r>
    </w:p>
    <w:p w14:paraId="768A74D0" w14:textId="77777777" w:rsidR="00C23C96" w:rsidRDefault="00C23C96" w:rsidP="00C23C96">
      <w:pPr>
        <w:pStyle w:val="HTMLPreformatted"/>
        <w:ind w:left="990"/>
        <w:jc w:val="both"/>
        <w:rPr>
          <w:rFonts w:ascii="STC Forward" w:hAnsi="STC Forward" w:cs="STC Forward"/>
          <w:sz w:val="12"/>
          <w:szCs w:val="12"/>
          <w:lang w:val="en-GB"/>
        </w:rPr>
      </w:pPr>
    </w:p>
    <w:p w14:paraId="38B048DF" w14:textId="77777777" w:rsidR="00C23C96" w:rsidRDefault="00C23C96" w:rsidP="00C23C96">
      <w:pPr>
        <w:pStyle w:val="HTMLPreformatted"/>
        <w:numPr>
          <w:ilvl w:val="0"/>
          <w:numId w:val="12"/>
        </w:numPr>
        <w:ind w:left="990" w:hanging="1080"/>
        <w:jc w:val="both"/>
        <w:rPr>
          <w:rFonts w:ascii="STC Forward" w:hAnsi="STC Forward" w:cs="STC Forward"/>
          <w:highlight w:val="yellow"/>
          <w:lang w:val="en-GB"/>
        </w:rPr>
      </w:pPr>
      <w:r>
        <w:rPr>
          <w:rFonts w:ascii="STC Forward" w:hAnsi="STC Forward" w:cs="STC Forward"/>
          <w:highlight w:val="yellow"/>
          <w:lang w:val="en-GB"/>
        </w:rPr>
        <w:t>In case of the Sponsor, if the Organizer commits breach to Article 8 (</w:t>
      </w:r>
      <w:r>
        <w:rPr>
          <w:rFonts w:ascii="STC Forward" w:hAnsi="STC Forward" w:cs="STC Forward"/>
          <w:i/>
          <w:iCs/>
          <w:highlight w:val="yellow"/>
          <w:lang w:val="en-GB"/>
        </w:rPr>
        <w:t>Exclusivity</w:t>
      </w:r>
      <w:proofErr w:type="gramStart"/>
      <w:r>
        <w:rPr>
          <w:rFonts w:ascii="STC Forward" w:hAnsi="STC Forward" w:cs="STC Forward"/>
          <w:i/>
          <w:iCs/>
          <w:highlight w:val="yellow"/>
          <w:lang w:val="en-GB"/>
        </w:rPr>
        <w:t xml:space="preserve">) </w:t>
      </w:r>
      <w:r>
        <w:rPr>
          <w:rFonts w:ascii="STC Forward" w:hAnsi="STC Forward" w:cs="STC Forward"/>
          <w:highlight w:val="yellow"/>
          <w:lang w:val="en-GB"/>
        </w:rPr>
        <w:t>.</w:t>
      </w:r>
      <w:proofErr w:type="gramEnd"/>
    </w:p>
    <w:p w14:paraId="5DE86FD9" w14:textId="77777777" w:rsidR="00C23C96" w:rsidRDefault="00C23C96" w:rsidP="00C23C96">
      <w:pPr>
        <w:pStyle w:val="HTMLPreformatted"/>
        <w:ind w:left="1512"/>
        <w:rPr>
          <w:rFonts w:ascii="STC Forward" w:hAnsi="STC Forward" w:cs="STC Forward"/>
          <w:sz w:val="10"/>
          <w:szCs w:val="10"/>
          <w:lang w:val="en-GB"/>
        </w:rPr>
      </w:pPr>
    </w:p>
    <w:p w14:paraId="3917B3B2"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w:t>
      </w:r>
      <w:commentRangeStart w:id="20"/>
    </w:p>
    <w:p w14:paraId="5D5581AA" w14:textId="77777777" w:rsidR="00C23C96" w:rsidRDefault="00C23C96" w:rsidP="00C23C96">
      <w:pPr>
        <w:pStyle w:val="HTMLPreformatted"/>
        <w:ind w:left="990"/>
        <w:jc w:val="both"/>
        <w:rPr>
          <w:rFonts w:ascii="STC Forward" w:hAnsi="STC Forward" w:cs="STC Forward"/>
          <w:sz w:val="10"/>
          <w:szCs w:val="10"/>
          <w:lang w:val="en-GB"/>
        </w:rPr>
      </w:pPr>
    </w:p>
    <w:p w14:paraId="345C33F8"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In the event of termination or expiry of this Agreement (consequence of termination)</w:t>
      </w:r>
    </w:p>
    <w:p w14:paraId="5042896F" w14:textId="77777777" w:rsidR="00C23C96" w:rsidRDefault="00C23C96" w:rsidP="00C23C96">
      <w:pPr>
        <w:pStyle w:val="HTMLPreformatted"/>
        <w:ind w:left="990"/>
        <w:jc w:val="both"/>
        <w:rPr>
          <w:rFonts w:ascii="STC Forward" w:hAnsi="STC Forward" w:cs="STC Forward"/>
          <w:sz w:val="10"/>
          <w:szCs w:val="10"/>
          <w:lang w:val="en-GB"/>
        </w:rPr>
      </w:pPr>
    </w:p>
    <w:p w14:paraId="239F4716" w14:textId="77777777" w:rsidR="00C23C96" w:rsidRDefault="00C23C96" w:rsidP="00C23C96">
      <w:pPr>
        <w:pStyle w:val="HTMLPreformatted"/>
        <w:jc w:val="both"/>
        <w:rPr>
          <w:rFonts w:ascii="STC Forward" w:hAnsi="STC Forward" w:cs="STC Forward"/>
          <w:sz w:val="10"/>
          <w:szCs w:val="10"/>
          <w:lang w:val="en-GB"/>
        </w:rPr>
      </w:pPr>
    </w:p>
    <w:p w14:paraId="3076CFB7" w14:textId="77777777" w:rsidR="00C23C96" w:rsidRDefault="00C23C96" w:rsidP="00C23C96">
      <w:pPr>
        <w:pStyle w:val="HTMLPreformatted"/>
        <w:numPr>
          <w:ilvl w:val="0"/>
          <w:numId w:val="13"/>
        </w:numPr>
        <w:ind w:left="990" w:hanging="1080"/>
        <w:jc w:val="both"/>
        <w:rPr>
          <w:rFonts w:ascii="STC Forward" w:hAnsi="STC Forward" w:cs="STC Forward"/>
          <w:lang w:val="en-GB"/>
        </w:rPr>
      </w:pPr>
      <w:r>
        <w:rPr>
          <w:rFonts w:ascii="STC Forward" w:hAnsi="STC Forward" w:cs="STC Forward"/>
          <w:lang w:val="en-GB"/>
        </w:rPr>
        <w:t xml:space="preserve">the Term shall come to an end, the grant of the Rights to the Sponsor shall cease and the Sponsor’s Rights under this Agreement shall immediately terminate and return to the </w:t>
      </w:r>
      <w:bookmarkStart w:id="21" w:name="_b947e52d-bd00-4f9b-b2ff-8459c671149e"/>
      <w:bookmarkEnd w:id="21"/>
      <w:r>
        <w:rPr>
          <w:rFonts w:ascii="STC Forward" w:hAnsi="STC Forward" w:cs="STC Forward"/>
          <w:lang w:val="en-GB"/>
        </w:rPr>
        <w:t>Organiser.</w:t>
      </w:r>
      <w:commentRangeEnd w:id="20"/>
      <w:r>
        <w:rPr>
          <w:rStyle w:val="CommentReference"/>
          <w:rFonts w:eastAsiaTheme="minorHAnsi"/>
        </w:rPr>
        <w:commentReference w:id="20"/>
      </w:r>
      <w:bookmarkStart w:id="22" w:name="_8d5490b7-889b-4d2e-a350-8f844fd48c81"/>
      <w:bookmarkStart w:id="23" w:name="_fbfdd00a-ae36-4be1-9b8c-b933f773568b"/>
      <w:bookmarkStart w:id="24" w:name="_1510174455-309851124"/>
      <w:bookmarkStart w:id="25" w:name="_4c54495f-3e2f-4aa6-857f-39bcf5c7c654"/>
      <w:bookmarkStart w:id="26" w:name="_ce59f0d7-3795-4b37-87e2-9cb27d15a1df"/>
      <w:bookmarkEnd w:id="22"/>
      <w:bookmarkEnd w:id="23"/>
      <w:bookmarkEnd w:id="24"/>
      <w:bookmarkEnd w:id="25"/>
      <w:bookmarkEnd w:id="26"/>
    </w:p>
    <w:p w14:paraId="590B6636" w14:textId="77777777" w:rsidR="00C23C96" w:rsidRDefault="00C23C96" w:rsidP="00C23C96">
      <w:pPr>
        <w:pStyle w:val="HTMLPreformatted"/>
        <w:ind w:left="990"/>
        <w:jc w:val="both"/>
        <w:rPr>
          <w:rFonts w:ascii="STC Forward" w:hAnsi="STC Forward" w:cs="STC Forward"/>
        </w:rPr>
      </w:pPr>
    </w:p>
    <w:p w14:paraId="255D1171" w14:textId="77777777" w:rsidR="00C23C96" w:rsidRDefault="00C23C96" w:rsidP="00C23C96">
      <w:pPr>
        <w:pStyle w:val="HTMLPreformatted"/>
        <w:numPr>
          <w:ilvl w:val="0"/>
          <w:numId w:val="13"/>
        </w:numPr>
        <w:ind w:left="990" w:hanging="1080"/>
        <w:jc w:val="both"/>
        <w:rPr>
          <w:rFonts w:ascii="STC Forward" w:hAnsi="STC Forward" w:cs="STC Forward"/>
          <w:lang w:val="en-GB"/>
        </w:rPr>
      </w:pPr>
      <w:r>
        <w:rPr>
          <w:rFonts w:ascii="STC Forward" w:hAnsi="STC Forward" w:cs="STC Forward"/>
          <w:lang w:val="en-GB"/>
        </w:rPr>
        <w:lastRenderedPageBreak/>
        <w:t xml:space="preserve">the Sponsor shall discontinue exercising the Rights with immediate effect and shall not, without the Organiser’s prior written consent (such consent to be considered at the Organiser’s sole discretion), refer to the Rights directly or indirectly in connection with the advertising, </w:t>
      </w:r>
      <w:bookmarkStart w:id="27" w:name="_ce12a9fd-8ea6-4f1e-a5b4-b6cb83c85172"/>
      <w:bookmarkStart w:id="28" w:name="_7136cd27-fdc0-4c85-907b-ec64bc072369"/>
      <w:bookmarkEnd w:id="27"/>
      <w:bookmarkEnd w:id="28"/>
      <w:r>
        <w:rPr>
          <w:rFonts w:ascii="STC Forward" w:hAnsi="STC Forward" w:cs="STC Forward"/>
          <w:lang w:val="en-GB"/>
        </w:rPr>
        <w:t>distribution.</w:t>
      </w:r>
    </w:p>
    <w:p w14:paraId="7E72DE22"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17C0C680" w14:textId="77777777" w:rsidR="00C23C96" w:rsidRDefault="00C23C96" w:rsidP="00C23C96">
      <w:pPr>
        <w:pStyle w:val="HTMLPreformatted"/>
        <w:numPr>
          <w:ilvl w:val="0"/>
          <w:numId w:val="13"/>
        </w:numPr>
        <w:ind w:left="990" w:hanging="1080"/>
        <w:jc w:val="both"/>
        <w:rPr>
          <w:rFonts w:ascii="STC Forward" w:hAnsi="STC Forward" w:cs="STC Forward"/>
          <w:lang w:val="en-GB"/>
        </w:rPr>
      </w:pPr>
      <w:commentRangeStart w:id="29"/>
      <w:r>
        <w:rPr>
          <w:rFonts w:ascii="STC Forward" w:hAnsi="STC Forward" w:cs="STC Forward"/>
          <w:lang w:val="en-GB"/>
        </w:rPr>
        <w:t>the Sponsor shall not make any further use of, or reproduce or exploit, the Event Logo, the Organiser Logo, the Third-Party Sponsor Logos or any Intellectual Property or mark of the Organiser confusingly similar with those logos;</w:t>
      </w:r>
      <w:commentRangeEnd w:id="29"/>
      <w:r>
        <w:rPr>
          <w:rStyle w:val="CommentReference"/>
          <w:rFonts w:eastAsiaTheme="minorHAnsi"/>
        </w:rPr>
        <w:commentReference w:id="29"/>
      </w:r>
    </w:p>
    <w:p w14:paraId="598BD19F"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commentRangeStart w:id="30"/>
    </w:p>
    <w:p w14:paraId="63F5B8A5"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commentRangeEnd w:id="30"/>
    <w:p w14:paraId="64B983C1"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r>
        <w:rPr>
          <w:rStyle w:val="CommentReference"/>
        </w:rPr>
        <w:commentReference w:id="30"/>
      </w:r>
    </w:p>
    <w:p w14:paraId="3C007FF2"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7A3931EA" w14:textId="77777777" w:rsidR="00C23C96" w:rsidRDefault="00C23C96" w:rsidP="00C23C96">
      <w:pPr>
        <w:pStyle w:val="HTMLPreformatted"/>
        <w:numPr>
          <w:ilvl w:val="0"/>
          <w:numId w:val="13"/>
        </w:numPr>
        <w:ind w:left="990" w:hanging="1080"/>
        <w:jc w:val="both"/>
        <w:rPr>
          <w:rFonts w:ascii="STC Forward" w:hAnsi="STC Forward" w:cs="STC Forward"/>
          <w:lang w:val="en-GB"/>
        </w:rPr>
      </w:pPr>
      <w:r>
        <w:rPr>
          <w:rFonts w:ascii="STC Forward" w:hAnsi="STC Forward" w:cs="STC Forward"/>
          <w:lang w:val="en-GB"/>
        </w:rPr>
        <w:t xml:space="preserve">the Sponsor shall terminate any permitted sub licence or other </w:t>
      </w:r>
      <w:bookmarkStart w:id="31" w:name="_9kMJI5YVt4666EMQ7vuirsuA"/>
      <w:proofErr w:type="gramStart"/>
      <w:r>
        <w:rPr>
          <w:rFonts w:ascii="STC Forward" w:hAnsi="STC Forward" w:cs="STC Forward"/>
          <w:lang w:val="en-GB"/>
        </w:rPr>
        <w:t>agreement</w:t>
      </w:r>
      <w:bookmarkEnd w:id="31"/>
      <w:proofErr w:type="gramEnd"/>
      <w:r>
        <w:rPr>
          <w:rFonts w:ascii="STC Forward" w:hAnsi="STC Forward" w:cs="STC Forward"/>
          <w:lang w:val="en-GB"/>
        </w:rPr>
        <w:t xml:space="preserve"> or arrangement entered into by it in relation to the Sponsorship Rights with immediate effect; and</w:t>
      </w:r>
    </w:p>
    <w:p w14:paraId="7F3CD763" w14:textId="77777777" w:rsidR="00C23C96" w:rsidRDefault="00C23C96" w:rsidP="00C23C96">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5C1FFB0E" w14:textId="77777777" w:rsidR="00C23C96" w:rsidRDefault="00C23C96" w:rsidP="00C23C96">
      <w:pPr>
        <w:pStyle w:val="HTMLPreformatted"/>
        <w:numPr>
          <w:ilvl w:val="0"/>
          <w:numId w:val="13"/>
        </w:numPr>
        <w:ind w:left="990" w:hanging="1080"/>
        <w:jc w:val="both"/>
        <w:rPr>
          <w:rFonts w:ascii="STC Forward" w:hAnsi="STC Forward" w:cs="STC Forward"/>
        </w:rPr>
      </w:pPr>
      <w:r>
        <w:rPr>
          <w:rFonts w:ascii="STC Forward" w:hAnsi="STC Forward" w:cs="STC Forward"/>
          <w:lang w:val="en-GB"/>
        </w:rPr>
        <w:t xml:space="preserve">Article </w:t>
      </w:r>
      <w:r>
        <w:rPr>
          <w:rFonts w:ascii="STC Forward" w:hAnsi="STC Forward" w:cs="STC Forward"/>
          <w:lang w:val="en-GB"/>
        </w:rPr>
        <w:fldChar w:fldCharType="begin"/>
      </w:r>
      <w:r>
        <w:rPr>
          <w:rFonts w:ascii="STC Forward" w:hAnsi="STC Forward" w:cs="STC Forward"/>
          <w:lang w:val="en-GB"/>
        </w:rPr>
        <w:instrText xml:space="preserve"> REF _9a264af8-7590-48ea-b646-88ffa33be242  \d " " \h \n   \* MERGEFORMAT </w:instrText>
      </w:r>
      <w:r>
        <w:rPr>
          <w:rFonts w:ascii="STC Forward" w:hAnsi="STC Forward" w:cs="STC Forward"/>
          <w:lang w:val="en-GB"/>
        </w:rPr>
      </w:r>
      <w:r>
        <w:rPr>
          <w:rFonts w:ascii="STC Forward" w:hAnsi="STC Forward" w:cs="STC Forward"/>
          <w:lang w:val="en-GB"/>
        </w:rPr>
        <w:fldChar w:fldCharType="separate"/>
      </w:r>
      <w:bookmarkStart w:id="32" w:name="_9kMHG5YVt4BB6CHMbN5xqysk0J1t9GGF69PX"/>
      <w:r>
        <w:rPr>
          <w:rFonts w:ascii="STC Forward" w:hAnsi="STC Forward" w:cs="STC Forward"/>
          <w:cs/>
          <w:lang w:val="en-GB"/>
        </w:rPr>
        <w:t>‎</w:t>
      </w:r>
      <w:r>
        <w:rPr>
          <w:rFonts w:ascii="STC Forward" w:hAnsi="STC Forward" w:cs="STC Forward"/>
          <w:lang w:val="en-GB"/>
        </w:rPr>
        <w:t>9</w:t>
      </w:r>
      <w:bookmarkEnd w:id="32"/>
      <w:r>
        <w:rPr>
          <w:rFonts w:ascii="STC Forward" w:hAnsi="STC Forward" w:cs="STC Forward"/>
          <w:lang w:val="en-GB"/>
        </w:rPr>
        <w:fldChar w:fldCharType="end"/>
      </w:r>
      <w:r>
        <w:rPr>
          <w:rFonts w:ascii="STC Forward" w:hAnsi="STC Forward" w:cs="STC Forward"/>
          <w:lang w:val="en-GB"/>
        </w:rPr>
        <w:t xml:space="preserve"> (Intellectual Property) and </w:t>
      </w:r>
      <w:r>
        <w:rPr>
          <w:rFonts w:ascii="STC Forward" w:hAnsi="STC Forward" w:cs="STC Forward"/>
          <w:lang w:val="en-GB"/>
        </w:rPr>
        <w:fldChar w:fldCharType="begin"/>
      </w:r>
      <w:r>
        <w:rPr>
          <w:rFonts w:ascii="STC Forward" w:hAnsi="STC Forward" w:cs="STC Forward"/>
          <w:lang w:val="en-GB"/>
        </w:rPr>
        <w:instrText xml:space="preserve"> REF _Ref_ContractCompanion_9kb9Ur037 \n \d " " \h \* MERGEFORMAT </w:instrText>
      </w:r>
      <w:r>
        <w:rPr>
          <w:rFonts w:ascii="STC Forward" w:hAnsi="STC Forward" w:cs="STC Forward"/>
          <w:lang w:val="en-GB"/>
        </w:rPr>
      </w:r>
      <w:r>
        <w:rPr>
          <w:rFonts w:ascii="STC Forward" w:hAnsi="STC Forward" w:cs="STC Forward"/>
          <w:lang w:val="en-GB"/>
        </w:rPr>
        <w:fldChar w:fldCharType="separate"/>
      </w:r>
      <w:bookmarkStart w:id="33" w:name="_9kMJI5YVt4BB6CEBFRJ1tpolwC8qu3CT"/>
      <w:r>
        <w:rPr>
          <w:rFonts w:ascii="STC Forward" w:hAnsi="STC Forward" w:cs="STC Forward"/>
          <w:cs/>
          <w:lang w:val="en-GB"/>
        </w:rPr>
        <w:t>‎</w:t>
      </w:r>
      <w:r>
        <w:rPr>
          <w:rFonts w:ascii="STC Forward" w:hAnsi="STC Forward" w:cs="STC Forward"/>
          <w:lang w:val="en-GB"/>
        </w:rPr>
        <w:t>1</w:t>
      </w:r>
      <w:bookmarkEnd w:id="33"/>
      <w:r>
        <w:rPr>
          <w:rFonts w:ascii="STC Forward" w:hAnsi="STC Forward" w:cs="STC Forward"/>
          <w:lang w:val="en-GB"/>
        </w:rPr>
        <w:fldChar w:fldCharType="end"/>
      </w:r>
      <w:r>
        <w:rPr>
          <w:rFonts w:ascii="STC Forward" w:hAnsi="STC Forward" w:cs="STC Forward"/>
          <w:lang w:val="en-GB"/>
        </w:rPr>
        <w:t>4 (Confidentiality) shall remain in effect, together with such provisions which expressly or by necessary implication will survive termination.</w:t>
      </w:r>
    </w:p>
    <w:p w14:paraId="51EF3F4C" w14:textId="77777777" w:rsidR="00C23C96" w:rsidRDefault="00C23C96" w:rsidP="00C23C96">
      <w:pPr>
        <w:pStyle w:val="HTMLPreformatted"/>
        <w:ind w:left="990"/>
        <w:jc w:val="both"/>
        <w:rPr>
          <w:rFonts w:ascii="STC Forward" w:hAnsi="STC Forward" w:cs="STC Forward"/>
          <w:lang w:val="en-GB"/>
        </w:rPr>
      </w:pPr>
    </w:p>
    <w:p w14:paraId="625C2012" w14:textId="77777777" w:rsidR="00C23C96" w:rsidRDefault="00C23C96" w:rsidP="00C23C96">
      <w:pPr>
        <w:pStyle w:val="HTMLPreformatted"/>
        <w:numPr>
          <w:ilvl w:val="0"/>
          <w:numId w:val="1"/>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MISCELLANOUS</w:t>
      </w:r>
    </w:p>
    <w:p w14:paraId="03474E1A"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No variation or amendment of this Agreement shall be effective unless it is made in writing and is signed by a duly authorised representative of the Parties.</w:t>
      </w:r>
    </w:p>
    <w:p w14:paraId="618BDCB6" w14:textId="77777777" w:rsidR="00C23C96" w:rsidRDefault="00C23C96" w:rsidP="00C23C96">
      <w:pPr>
        <w:pStyle w:val="HTMLPreformatted"/>
        <w:jc w:val="both"/>
        <w:rPr>
          <w:rFonts w:ascii="STC Forward" w:hAnsi="STC Forward" w:cs="STC Forward"/>
          <w:b/>
          <w:bCs/>
          <w:sz w:val="10"/>
          <w:szCs w:val="10"/>
          <w:lang w:val="en-GB"/>
        </w:rPr>
      </w:pPr>
    </w:p>
    <w:p w14:paraId="4D9F24D6"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The failure to exercise, partial exercise or delay in exercising a right or remedy under this Agreement shall not constitute a waiver of that or any other right or remedy.</w:t>
      </w:r>
    </w:p>
    <w:p w14:paraId="6D54F3BD" w14:textId="77777777" w:rsidR="00C23C96" w:rsidRDefault="00C23C96" w:rsidP="00C23C96">
      <w:pPr>
        <w:pStyle w:val="HTMLPreformatted"/>
        <w:ind w:left="916"/>
        <w:jc w:val="both"/>
        <w:rPr>
          <w:rFonts w:ascii="STC Forward" w:hAnsi="STC Forward" w:cs="STC Forward"/>
          <w:sz w:val="10"/>
          <w:szCs w:val="10"/>
          <w:lang w:val="en-GB"/>
        </w:rPr>
      </w:pPr>
    </w:p>
    <w:p w14:paraId="6F179D3B"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The Parties may not assign, novate, transfer, any of its rights or obligations under this Agreement without the prior written consent of the other Party. </w:t>
      </w:r>
    </w:p>
    <w:p w14:paraId="77F7DF22" w14:textId="77777777" w:rsidR="00C23C96" w:rsidRDefault="00C23C96" w:rsidP="00C23C96">
      <w:pPr>
        <w:pStyle w:val="HTMLPreformatted"/>
        <w:ind w:left="916"/>
        <w:jc w:val="both"/>
        <w:rPr>
          <w:rFonts w:ascii="STC Forward" w:hAnsi="STC Forward" w:cs="STC Forward"/>
          <w:b/>
          <w:bCs/>
          <w:sz w:val="10"/>
          <w:szCs w:val="10"/>
          <w:lang w:val="en-GB"/>
        </w:rPr>
      </w:pPr>
    </w:p>
    <w:p w14:paraId="7B38218B"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Any notice given under or in connection with this Agreement shall be in writing, in Arabic or English language and signed by or on behalf of the Party giving it and shall be delivered personally or by courier to the address above or by e-mail address set forth below or to such other address as notified by a Party from time to time to the other Party.</w:t>
      </w:r>
    </w:p>
    <w:p w14:paraId="336BDDFD" w14:textId="77777777" w:rsidR="00C23C96" w:rsidRDefault="00C23C96" w:rsidP="00C23C96">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4C2FFC90" w14:textId="77777777" w:rsidR="00C23C96" w:rsidRDefault="00C23C96" w:rsidP="00C23C96">
      <w:pPr>
        <w:pStyle w:val="HTMLPreformatted"/>
        <w:ind w:left="990"/>
        <w:jc w:val="both"/>
        <w:rPr>
          <w:rFonts w:ascii="STC Forward" w:hAnsi="STC Forward" w:cs="STC Forward"/>
          <w:lang w:val="en-GB"/>
        </w:rPr>
      </w:pPr>
    </w:p>
    <w:p w14:paraId="67F90F5B" w14:textId="77777777" w:rsidR="00C23C96" w:rsidRDefault="00C23C96" w:rsidP="00C23C96">
      <w:pPr>
        <w:pStyle w:val="HTMLPreformatted"/>
        <w:numPr>
          <w:ilvl w:val="0"/>
          <w:numId w:val="14"/>
        </w:numPr>
        <w:ind w:left="990" w:hanging="1080"/>
        <w:jc w:val="both"/>
        <w:rPr>
          <w:rFonts w:ascii="STC Forward" w:hAnsi="STC Forward" w:cs="STC Forward"/>
          <w:lang w:val="en-GB"/>
        </w:rPr>
      </w:pPr>
      <w:r>
        <w:rPr>
          <w:rFonts w:ascii="STC Forward" w:hAnsi="STC Forward" w:cs="STC Forward"/>
          <w:lang w:val="en-GB"/>
        </w:rPr>
        <w:t xml:space="preserve">Sponsor: </w:t>
      </w:r>
      <w:proofErr w:type="gramStart"/>
      <w:r>
        <w:rPr>
          <w:rFonts w:ascii="STC Forward" w:hAnsi="STC Forward" w:cs="STC Forward"/>
          <w:lang w:val="en-GB"/>
        </w:rPr>
        <w:t xml:space="preserve">   [</w:t>
      </w:r>
      <w:proofErr w:type="gramEnd"/>
      <w:r>
        <w:rPr>
          <w:rFonts w:ascii="STC Forward" w:hAnsi="STC Forward" w:cs="STC Forward"/>
          <w:b/>
          <w:bCs/>
          <w:lang w:val="en-GB"/>
        </w:rPr>
        <w:t>Noura Alshaikh ]</w:t>
      </w:r>
      <w:r>
        <w:rPr>
          <w:rStyle w:val="FootnoteReference"/>
          <w:rFonts w:ascii="STC Forward" w:hAnsi="STC Forward" w:cs="STC Forward"/>
          <w:b/>
          <w:bCs/>
          <w:lang w:val="en-GB"/>
        </w:rPr>
        <w:footnoteReference w:id="3"/>
      </w:r>
    </w:p>
    <w:p w14:paraId="58CEF73D" w14:textId="77777777" w:rsidR="00C23C96" w:rsidRDefault="00C23C96" w:rsidP="00C23C96">
      <w:pPr>
        <w:pStyle w:val="HTMLPreformatted"/>
        <w:ind w:left="990"/>
        <w:jc w:val="both"/>
        <w:rPr>
          <w:rFonts w:ascii="STC Forward" w:hAnsi="STC Forward" w:cs="STC Forward"/>
          <w:lang w:val="en-GB"/>
        </w:rPr>
      </w:pPr>
    </w:p>
    <w:p w14:paraId="16EFCF8E" w14:textId="77777777" w:rsidR="00C23C96" w:rsidRDefault="00C23C96" w:rsidP="00C23C96">
      <w:pPr>
        <w:pStyle w:val="HTMLPreformatted"/>
        <w:ind w:left="990"/>
        <w:jc w:val="both"/>
        <w:rPr>
          <w:rFonts w:ascii="STC Forward" w:hAnsi="STC Forward" w:cs="STC Forward"/>
          <w:sz w:val="10"/>
          <w:szCs w:val="10"/>
          <w:lang w:val="en-GB"/>
        </w:rPr>
      </w:pPr>
    </w:p>
    <w:p w14:paraId="08FA3FC0" w14:textId="77777777" w:rsidR="00C23C96" w:rsidRDefault="00C23C96" w:rsidP="00C23C96">
      <w:pPr>
        <w:pStyle w:val="HTMLPreformatted"/>
        <w:numPr>
          <w:ilvl w:val="0"/>
          <w:numId w:val="14"/>
        </w:numPr>
        <w:ind w:left="990" w:hanging="1080"/>
        <w:jc w:val="both"/>
        <w:rPr>
          <w:rFonts w:ascii="STC Forward" w:hAnsi="STC Forward" w:cs="STC Forward"/>
          <w:lang w:val="en-GB"/>
        </w:rPr>
      </w:pPr>
      <w:commentRangeStart w:id="34"/>
      <w:r>
        <w:rPr>
          <w:rFonts w:ascii="STC Forward" w:hAnsi="STC Forward" w:cs="STC Forward"/>
          <w:lang w:val="en-GB"/>
        </w:rPr>
        <w:t>Organizer: [</w:t>
      </w:r>
      <w:r>
        <w:rPr>
          <w:rFonts w:ascii="STC Forward" w:hAnsi="STC Forward" w:cs="STC Forward"/>
          <w:sz w:val="12"/>
          <w:szCs w:val="12"/>
          <w:lang w:val="en-GB"/>
        </w:rPr>
        <w:t>●</w:t>
      </w:r>
      <w:r>
        <w:rPr>
          <w:rFonts w:ascii="STC Forward" w:hAnsi="STC Forward" w:cs="STC Forward"/>
          <w:lang w:val="en-GB"/>
        </w:rPr>
        <w:t>]</w:t>
      </w:r>
      <w:r>
        <w:rPr>
          <w:rStyle w:val="FootnoteReference"/>
          <w:rFonts w:ascii="STC Forward" w:hAnsi="STC Forward" w:cs="STC Forward"/>
          <w:lang w:val="en-GB"/>
        </w:rPr>
        <w:footnoteReference w:id="4"/>
      </w:r>
      <w:commentRangeEnd w:id="34"/>
      <w:r>
        <w:rPr>
          <w:rStyle w:val="CommentReference"/>
          <w:rFonts w:eastAsiaTheme="minorHAnsi"/>
        </w:rPr>
        <w:commentReference w:id="34"/>
      </w:r>
      <w:r>
        <w:rPr>
          <w:rFonts w:ascii="STC Forward" w:hAnsi="STC Forward" w:cs="STC Forward"/>
          <w:lang w:val="en-GB"/>
        </w:rPr>
        <w:t>..........................</w:t>
      </w:r>
    </w:p>
    <w:p w14:paraId="036C4EF8" w14:textId="77777777" w:rsidR="00C23C96" w:rsidRDefault="00C23C96" w:rsidP="00C23C96">
      <w:pPr>
        <w:pStyle w:val="HTMLPreformatted"/>
        <w:ind w:left="990"/>
        <w:jc w:val="both"/>
        <w:rPr>
          <w:rFonts w:ascii="STC Forward" w:hAnsi="STC Forward" w:cs="STC Forward"/>
          <w:lang w:val="en-GB"/>
        </w:rPr>
      </w:pPr>
    </w:p>
    <w:p w14:paraId="6D1E25A1" w14:textId="77777777" w:rsidR="00C23C96" w:rsidRDefault="00C23C96" w:rsidP="00C23C96">
      <w:pPr>
        <w:pStyle w:val="HTMLPreformatted"/>
        <w:ind w:left="916"/>
        <w:jc w:val="both"/>
        <w:rPr>
          <w:rFonts w:ascii="STC Forward" w:hAnsi="STC Forward" w:cs="STC Forward"/>
          <w:b/>
          <w:bCs/>
          <w:sz w:val="10"/>
          <w:szCs w:val="10"/>
          <w:lang w:val="en-GB"/>
        </w:rPr>
      </w:pPr>
    </w:p>
    <w:p w14:paraId="389691C4"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This Agreement shall not be deemed to create a joint venture, partnership, principal-agent, employer-employee, or similar relationship between Organizer and Sponsor.</w:t>
      </w:r>
    </w:p>
    <w:p w14:paraId="0362E4D9" w14:textId="77777777" w:rsidR="00C23C96" w:rsidRDefault="00C23C96" w:rsidP="00C23C96">
      <w:pPr>
        <w:pStyle w:val="HTMLPreformatted"/>
        <w:ind w:left="840"/>
        <w:jc w:val="both"/>
        <w:rPr>
          <w:rFonts w:ascii="STC Forward" w:hAnsi="STC Forward" w:cs="STC Forward"/>
          <w:sz w:val="10"/>
          <w:szCs w:val="10"/>
          <w:lang w:val="en-GB"/>
        </w:rPr>
      </w:pPr>
    </w:p>
    <w:p w14:paraId="03F207BE"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If any provision, or part of a provision, of this Agreement is found by any court or authority of competent jurisdiction to be illegal, invalid or unenforceable, that provision or part-provision shall be deemed not to form part of this Agreement, and the legality, validity or enforceability of the remainder of the provisions of this Agreement shall not be affected.</w:t>
      </w:r>
    </w:p>
    <w:p w14:paraId="771FAC42" w14:textId="77777777" w:rsidR="00C23C96" w:rsidRDefault="00C23C96" w:rsidP="00C23C96">
      <w:pPr>
        <w:pStyle w:val="HTMLPreformatted"/>
        <w:jc w:val="both"/>
        <w:rPr>
          <w:rFonts w:ascii="STC Forward" w:hAnsi="STC Forward" w:cs="STC Forward"/>
          <w:sz w:val="10"/>
          <w:szCs w:val="10"/>
          <w:lang w:val="en-GB"/>
        </w:rPr>
      </w:pPr>
    </w:p>
    <w:p w14:paraId="15204E93"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The interpretation, construction and effect of this Agreement shall be governed by the laws of the Kingdom of Saudi Arabia. Any dispute, controversy or claim arising out of or relating to this Agreement, or the breach, termination or invalidity thereof, shall be referred to and finally settled by arbitration administered by the Saudi Center for Commercial Arbitration (SCCA) in accordance with its Arbitration Rules. The place of arbitration shall be Riyadh, </w:t>
      </w:r>
      <w:r>
        <w:rPr>
          <w:rFonts w:ascii="STC Forward" w:hAnsi="STC Forward" w:cs="STC Forward"/>
          <w:lang w:val="en-GB"/>
        </w:rPr>
        <w:lastRenderedPageBreak/>
        <w:t xml:space="preserve">Kingdom of Saudi Arabia. The language of arbitration shall be Arabic or English as mutually agreed by the </w:t>
      </w:r>
      <w:proofErr w:type="gramStart"/>
      <w:r>
        <w:rPr>
          <w:rFonts w:ascii="STC Forward" w:hAnsi="STC Forward" w:cs="STC Forward"/>
          <w:lang w:val="en-GB"/>
        </w:rPr>
        <w:t>Parties .</w:t>
      </w:r>
      <w:proofErr w:type="gramEnd"/>
    </w:p>
    <w:p w14:paraId="137314C7" w14:textId="77777777" w:rsidR="00C23C96" w:rsidRDefault="00C23C96" w:rsidP="00C23C96">
      <w:pPr>
        <w:pStyle w:val="HTMLPreformatted"/>
        <w:jc w:val="both"/>
        <w:rPr>
          <w:rFonts w:ascii="STC Forward" w:hAnsi="STC Forward" w:cs="STC Forward"/>
          <w:sz w:val="10"/>
          <w:szCs w:val="10"/>
          <w:lang w:val="en-GB"/>
        </w:rPr>
      </w:pPr>
    </w:p>
    <w:p w14:paraId="40F0D2AF"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This Agreement represents the entire Agreement between the parties and supersedes all other Agreements, express or implied, whether written or oral.</w:t>
      </w:r>
    </w:p>
    <w:p w14:paraId="71CF6CD9" w14:textId="77777777" w:rsidR="00C23C96" w:rsidRDefault="00C23C96" w:rsidP="00C23C96">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3D8FA28A" w14:textId="77777777" w:rsidR="00C23C96" w:rsidRDefault="00C23C96" w:rsidP="00C23C96">
      <w:pPr>
        <w:pStyle w:val="HTMLPreformatted"/>
        <w:numPr>
          <w:ilvl w:val="1"/>
          <w:numId w:val="1"/>
        </w:numPr>
        <w:ind w:left="990" w:hanging="1076"/>
        <w:jc w:val="both"/>
        <w:rPr>
          <w:rFonts w:ascii="STC Forward" w:hAnsi="STC Forward" w:cs="STC Forward"/>
          <w:lang w:val="en-GB"/>
        </w:rPr>
      </w:pPr>
      <w:bookmarkStart w:id="35" w:name="_1509119675-36360525"/>
      <w:bookmarkEnd w:id="35"/>
      <w:r>
        <w:rPr>
          <w:rFonts w:ascii="STC Forward" w:hAnsi="STC Forward" w:cs="STC Forward"/>
          <w:lang w:val="en-GB"/>
        </w:rPr>
        <w:t>No officer, member or employee of the Sponsor or its sub-contractor, no member of the governing body of the Sponsor and no other public officials of the Sponsor who exercise any functions or responsibilities in the review or Sponsor approval of this Agreement, shall participate in any decision relating to this Agreement which affects his or her personal interest or shall have any personal or pecuniary interest , direct or indirect in this Agreement.  The Sponsor agrees to notify the Organiser of any actual, perceived or potential conflicts of interest which could affect its performance of this Agreement and agrees to take action to resolve the conflict.  The Parties represent that no employee or agent of either Party has been or will be employed, retained, paid a fee or otherwise received or will receive any personal compensation from the other Party, or any of the other Party’s employees or agents directly or indirectly in connection with the negotiation of this Agreement or any associated documents.</w:t>
      </w:r>
    </w:p>
    <w:p w14:paraId="4A5B5C94" w14:textId="77777777" w:rsidR="00C23C96" w:rsidRDefault="00C23C96" w:rsidP="00C23C96">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2DFB6871"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The Parties shall abide to the Saudi Arabian Anti-corruption laws including Bribery Prevention Law as amended from time to time. Any violation of this Article shall attract termination of this Agreement and legal actions. </w:t>
      </w:r>
    </w:p>
    <w:p w14:paraId="20E28641" w14:textId="77777777" w:rsidR="00C23C96" w:rsidRDefault="00C23C96" w:rsidP="00C23C96">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2D451EDE" w14:textId="77777777" w:rsidR="00C23C96" w:rsidRDefault="00C23C96" w:rsidP="00C23C96">
      <w:pPr>
        <w:pStyle w:val="HTMLPreformatted"/>
        <w:numPr>
          <w:ilvl w:val="1"/>
          <w:numId w:val="1"/>
        </w:numPr>
        <w:ind w:left="990" w:hanging="1076"/>
        <w:jc w:val="both"/>
        <w:rPr>
          <w:rFonts w:ascii="STC Forward" w:hAnsi="STC Forward" w:cs="STC Forward"/>
          <w:lang w:val="en-GB"/>
        </w:rPr>
      </w:pPr>
      <w:r>
        <w:rPr>
          <w:rFonts w:ascii="STC Forward" w:hAnsi="STC Forward" w:cs="STC Forward"/>
          <w:lang w:val="en-GB"/>
        </w:rPr>
        <w:t xml:space="preserve">Both Partiesshall </w:t>
      </w:r>
      <w:proofErr w:type="gramStart"/>
      <w:r>
        <w:rPr>
          <w:rFonts w:ascii="STC Forward" w:hAnsi="STC Forward" w:cs="STC Forward"/>
          <w:lang w:val="en-GB"/>
        </w:rPr>
        <w:t>comply at all times</w:t>
      </w:r>
      <w:proofErr w:type="gramEnd"/>
      <w:r>
        <w:rPr>
          <w:rFonts w:ascii="STC Forward" w:hAnsi="STC Forward" w:cs="STC Forward"/>
          <w:lang w:val="en-GB"/>
        </w:rPr>
        <w:t xml:space="preserve"> with any Applicable Laws relating to data protection including Personal Data Protection Laws in the Kingdom of Saudi Arabia, any laws that may come into effect during the Term, in which case the Parties shall take all necessary steps to ensure compliance with such laws from the date on which they come into effect.  The Parties undertakes to ensure that appropriate technical and organisational measures are adopted by it against unauthorised or unlawful access to and processing of Personal Data and against accidental loss or destruction of, or damage to, Personal Data; and to comply with applicable data retention requirements under Applicable Laws.</w:t>
      </w:r>
    </w:p>
    <w:p w14:paraId="4FBDE76A" w14:textId="77777777" w:rsidR="00C23C96" w:rsidRDefault="00C23C96" w:rsidP="00C23C96">
      <w:pPr>
        <w:pStyle w:val="HTMLPreformatted"/>
        <w:ind w:left="990"/>
        <w:jc w:val="both"/>
        <w:rPr>
          <w:rFonts w:ascii="STC Forward" w:hAnsi="STC Forward" w:cs="STC Forward"/>
          <w:lang w:val="en-GB"/>
        </w:rPr>
      </w:pPr>
    </w:p>
    <w:p w14:paraId="4363B343" w14:textId="77777777" w:rsidR="00C23C96" w:rsidRDefault="00C23C96" w:rsidP="00C23C96">
      <w:pPr>
        <w:pStyle w:val="HTMLPreformatted"/>
        <w:ind w:left="990"/>
        <w:jc w:val="both"/>
        <w:rPr>
          <w:rFonts w:ascii="STC Forward" w:hAnsi="STC Forward" w:cs="STC Forward"/>
        </w:rPr>
      </w:pPr>
    </w:p>
    <w:p w14:paraId="62E0DE70" w14:textId="77777777" w:rsidR="00C23C96" w:rsidRDefault="00C23C96" w:rsidP="00C23C96">
      <w:pPr>
        <w:pStyle w:val="HTMLPreformatted"/>
        <w:ind w:left="-86"/>
        <w:jc w:val="both"/>
        <w:rPr>
          <w:rFonts w:ascii="STC Forward" w:hAnsi="STC Forward" w:cs="STC Forward"/>
        </w:rPr>
      </w:pPr>
      <w:r>
        <w:rPr>
          <w:rFonts w:ascii="STC Forward" w:hAnsi="STC Forward" w:cs="STC Forward"/>
          <w:lang w:val="en-GB"/>
        </w:rPr>
        <w:t>.</w:t>
      </w:r>
      <w:bookmarkStart w:id="36" w:name="_1509119677-36356625"/>
      <w:bookmarkEnd w:id="36"/>
    </w:p>
    <w:p w14:paraId="67C26B5E" w14:textId="77777777" w:rsidR="00C23C96" w:rsidRDefault="00C23C96" w:rsidP="00C23C96">
      <w:pPr>
        <w:pStyle w:val="HTMLPreformatted"/>
        <w:ind w:left="990"/>
        <w:jc w:val="both"/>
        <w:rPr>
          <w:rFonts w:ascii="STC Forward" w:hAnsi="STC Forward" w:cs="STC Forward"/>
          <w:lang w:val="en-GB"/>
        </w:rPr>
      </w:pPr>
    </w:p>
    <w:p w14:paraId="289DD894" w14:textId="77777777" w:rsidR="00C23C96" w:rsidRDefault="00C23C96" w:rsidP="00C23C96">
      <w:pPr>
        <w:pStyle w:val="HTMLPreformatted"/>
        <w:jc w:val="both"/>
        <w:rPr>
          <w:rFonts w:ascii="STC Forward" w:hAnsi="STC Forward" w:cs="STC Forward"/>
          <w:lang w:val="en-GB"/>
        </w:rPr>
      </w:pPr>
    </w:p>
    <w:p w14:paraId="4A8A8107" w14:textId="77777777" w:rsidR="00C23C96" w:rsidRDefault="00C23C96" w:rsidP="00C23C96">
      <w:pPr>
        <w:pStyle w:val="HTMLPreformatted"/>
        <w:ind w:left="-90"/>
        <w:jc w:val="both"/>
        <w:rPr>
          <w:rFonts w:ascii="STC Forward" w:hAnsi="STC Forward" w:cs="STC Forward"/>
          <w:lang w:val="en-GB"/>
        </w:rPr>
      </w:pPr>
      <w:r>
        <w:rPr>
          <w:rFonts w:ascii="STC Forward" w:hAnsi="STC Forward" w:cs="STC Forward"/>
          <w:b/>
          <w:bCs/>
          <w:lang w:val="en-GB"/>
        </w:rPr>
        <w:t>IN WITNESS WHEREOF</w:t>
      </w:r>
      <w:r>
        <w:rPr>
          <w:rFonts w:ascii="STC Forward" w:hAnsi="STC Forward" w:cs="STC Forward"/>
          <w:lang w:val="en-GB"/>
        </w:rPr>
        <w:t>, the Parties hereto have caused this Agreement to be executed by their duly authorized representatives, as of the date first set forth above.</w:t>
      </w:r>
    </w:p>
    <w:p w14:paraId="3E84CC86" w14:textId="77777777" w:rsidR="00C23C96" w:rsidRDefault="00C23C96" w:rsidP="00C23C96">
      <w:pPr>
        <w:pStyle w:val="HTMLPreformatted"/>
        <w:ind w:left="120"/>
        <w:rPr>
          <w:rFonts w:ascii="STC Forward" w:hAnsi="STC Forward" w:cs="STC Forward"/>
          <w:lang w:val="en-GB"/>
        </w:rPr>
      </w:pPr>
    </w:p>
    <w:tbl>
      <w:tblPr>
        <w:tblStyle w:val="TableGrid1"/>
        <w:tblpPr w:leftFromText="181" w:rightFromText="181" w:vertAnchor="text" w:horzAnchor="margin" w:tblpXSpec="center" w:tblpY="1"/>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574"/>
      </w:tblGrid>
      <w:tr w:rsidR="00C23C96" w14:paraId="6D18B164" w14:textId="77777777" w:rsidTr="00C23C96">
        <w:trPr>
          <w:cantSplit/>
          <w:trHeight w:val="976"/>
        </w:trPr>
        <w:tc>
          <w:tcPr>
            <w:tcW w:w="4611" w:type="dxa"/>
            <w:vAlign w:val="center"/>
            <w:hideMark/>
          </w:tcPr>
          <w:p w14:paraId="07A70880" w14:textId="77777777" w:rsidR="00C23C96" w:rsidRDefault="00C23C96">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lang w:val="en-GB"/>
              </w:rPr>
              <w:t>For and on behalf of</w:t>
            </w:r>
          </w:p>
          <w:p w14:paraId="2DFDC57B" w14:textId="77777777" w:rsidR="00C23C96" w:rsidRDefault="00C23C96">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b/>
                <w:bCs/>
                <w:lang w:val="en-GB"/>
              </w:rPr>
              <w:t>THE ORGANIZER</w:t>
            </w:r>
          </w:p>
        </w:tc>
        <w:tc>
          <w:tcPr>
            <w:tcW w:w="4739" w:type="dxa"/>
            <w:vAlign w:val="center"/>
            <w:hideMark/>
          </w:tcPr>
          <w:p w14:paraId="7B8DD540" w14:textId="77777777" w:rsidR="00C23C96" w:rsidRDefault="00C23C96">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lang w:val="en-GB"/>
              </w:rPr>
              <w:t>For and on behalf of</w:t>
            </w:r>
          </w:p>
          <w:p w14:paraId="0B3AE2BA" w14:textId="77777777" w:rsidR="00C23C96" w:rsidRDefault="00C23C96">
            <w:pPr>
              <w:overflowPunct w:val="0"/>
              <w:autoSpaceDE w:val="0"/>
              <w:autoSpaceDN w:val="0"/>
              <w:adjustRightInd w:val="0"/>
              <w:spacing w:after="120" w:line="240" w:lineRule="auto"/>
              <w:ind w:left="106"/>
              <w:textAlignment w:val="baseline"/>
              <w:rPr>
                <w:rFonts w:ascii="STC Forward" w:hAnsi="STC Forward" w:cs="STC Forward"/>
                <w:lang w:val="en-GB"/>
              </w:rPr>
            </w:pPr>
            <w:r>
              <w:rPr>
                <w:rFonts w:ascii="STC Forward" w:hAnsi="STC Forward" w:cs="STC Forward"/>
                <w:b/>
                <w:bCs/>
                <w:lang w:val="en-GB"/>
              </w:rPr>
              <w:t>THE SPONSOR</w:t>
            </w:r>
          </w:p>
        </w:tc>
      </w:tr>
      <w:tr w:rsidR="00C23C96" w14:paraId="2F082899" w14:textId="77777777" w:rsidTr="00C23C96">
        <w:trPr>
          <w:cantSplit/>
          <w:trHeight w:val="881"/>
        </w:trPr>
        <w:tc>
          <w:tcPr>
            <w:tcW w:w="4611" w:type="dxa"/>
            <w:vAlign w:val="center"/>
            <w:hideMark/>
          </w:tcPr>
          <w:p w14:paraId="675A2F87" w14:textId="77777777" w:rsidR="00C23C96" w:rsidRDefault="00C23C96">
            <w:pPr>
              <w:overflowPunct w:val="0"/>
              <w:autoSpaceDE w:val="0"/>
              <w:autoSpaceDN w:val="0"/>
              <w:adjustRightInd w:val="0"/>
              <w:spacing w:after="120" w:line="240" w:lineRule="auto"/>
              <w:textAlignment w:val="baseline"/>
              <w:rPr>
                <w:rFonts w:ascii="STC Forward" w:eastAsia="Times New Roman" w:hAnsi="STC Forward" w:cs="STC Forward"/>
                <w:b/>
                <w:bCs/>
                <w:sz w:val="20"/>
                <w:szCs w:val="20"/>
                <w:lang w:val="en-GB"/>
              </w:rPr>
            </w:pPr>
            <w:r>
              <w:rPr>
                <w:rFonts w:ascii="STC Forward" w:eastAsia="Times New Roman" w:hAnsi="STC Forward" w:cs="STC Forward"/>
                <w:b/>
                <w:bCs/>
                <w:sz w:val="20"/>
                <w:szCs w:val="20"/>
                <w:lang w:val="en-GB"/>
              </w:rPr>
              <w:t>Name:</w:t>
            </w:r>
            <w:r>
              <w:rPr>
                <w:rStyle w:val="FooterChar"/>
                <w:rFonts w:asciiTheme="majorBidi" w:eastAsiaTheme="minorHAnsi" w:hAnsiTheme="majorBidi"/>
                <w:b/>
                <w:bCs/>
                <w:lang w:val="en-GB"/>
              </w:rPr>
              <w:t xml:space="preserve"> </w:t>
            </w:r>
            <w:r>
              <w:rPr>
                <w:rStyle w:val="Capitals"/>
                <w:rFonts w:asciiTheme="majorBidi" w:hAnsiTheme="majorBidi" w:cstheme="majorBidi"/>
                <w:b/>
                <w:bCs/>
              </w:rPr>
              <w:t>Dr. Badr Al Badr</w:t>
            </w:r>
          </w:p>
        </w:tc>
        <w:tc>
          <w:tcPr>
            <w:tcW w:w="4739" w:type="dxa"/>
            <w:vAlign w:val="center"/>
            <w:hideMark/>
          </w:tcPr>
          <w:p w14:paraId="09DE44F5" w14:textId="77777777" w:rsidR="00C23C96" w:rsidRDefault="00C23C96">
            <w:pPr>
              <w:overflowPunct w:val="0"/>
              <w:autoSpaceDE w:val="0"/>
              <w:autoSpaceDN w:val="0"/>
              <w:adjustRightInd w:val="0"/>
              <w:spacing w:after="120" w:line="240" w:lineRule="auto"/>
              <w:textAlignment w:val="baseline"/>
              <w:rPr>
                <w:rFonts w:ascii="STC Forward" w:eastAsia="Times New Roman" w:hAnsi="STC Forward" w:cs="STC Forward"/>
                <w:b/>
                <w:bCs/>
                <w:sz w:val="20"/>
                <w:szCs w:val="20"/>
                <w:lang w:val="en-GB"/>
              </w:rPr>
            </w:pPr>
            <w:r>
              <w:rPr>
                <w:rFonts w:ascii="STC Forward" w:eastAsia="Times New Roman" w:hAnsi="STC Forward" w:cs="STC Forward"/>
                <w:b/>
                <w:bCs/>
                <w:sz w:val="20"/>
                <w:szCs w:val="20"/>
                <w:lang w:val="en-GB"/>
              </w:rPr>
              <w:t>Name: Bader Almobty</w:t>
            </w:r>
          </w:p>
        </w:tc>
      </w:tr>
      <w:tr w:rsidR="00C23C96" w14:paraId="39C53760" w14:textId="77777777" w:rsidTr="00C23C96">
        <w:trPr>
          <w:cantSplit/>
          <w:trHeight w:val="881"/>
        </w:trPr>
        <w:tc>
          <w:tcPr>
            <w:tcW w:w="4611" w:type="dxa"/>
            <w:vAlign w:val="center"/>
            <w:hideMark/>
          </w:tcPr>
          <w:p w14:paraId="670A34E5" w14:textId="77777777" w:rsidR="00C23C96" w:rsidRDefault="00C23C96">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Title: CEO</w:t>
            </w:r>
          </w:p>
        </w:tc>
        <w:tc>
          <w:tcPr>
            <w:tcW w:w="4739" w:type="dxa"/>
            <w:vAlign w:val="center"/>
            <w:hideMark/>
          </w:tcPr>
          <w:p w14:paraId="0D9C21B1" w14:textId="77777777" w:rsidR="00C23C96" w:rsidRDefault="00C23C96">
            <w:pPr>
              <w:spacing w:after="360" w:line="240" w:lineRule="auto"/>
              <w:rPr>
                <w:rFonts w:ascii="STC Forward" w:hAnsi="STC Forward" w:cs="STC Forward"/>
                <w:b/>
                <w:bCs/>
                <w:sz w:val="20"/>
                <w:szCs w:val="20"/>
                <w:lang w:val="en-GB"/>
              </w:rPr>
            </w:pPr>
            <w:commentRangeStart w:id="37"/>
            <w:commentRangeStart w:id="38"/>
            <w:r>
              <w:rPr>
                <w:rFonts w:ascii="STC Forward" w:hAnsi="STC Forward" w:cs="STC Forward"/>
                <w:b/>
                <w:bCs/>
                <w:sz w:val="20"/>
                <w:szCs w:val="20"/>
                <w:lang w:val="en-GB"/>
              </w:rPr>
              <w:t>Title: Relations &amp; Partnerships GM</w:t>
            </w:r>
            <w:commentRangeEnd w:id="37"/>
            <w:r>
              <w:rPr>
                <w:rStyle w:val="CommentReference"/>
              </w:rPr>
              <w:commentReference w:id="37"/>
            </w:r>
            <w:commentRangeEnd w:id="38"/>
            <w:r>
              <w:rPr>
                <w:rStyle w:val="CommentReference"/>
              </w:rPr>
              <w:commentReference w:id="38"/>
            </w:r>
          </w:p>
        </w:tc>
      </w:tr>
      <w:tr w:rsidR="00C23C96" w14:paraId="1E3A471D" w14:textId="77777777" w:rsidTr="00C23C96">
        <w:trPr>
          <w:cantSplit/>
          <w:trHeight w:val="881"/>
        </w:trPr>
        <w:tc>
          <w:tcPr>
            <w:tcW w:w="4611" w:type="dxa"/>
            <w:vAlign w:val="center"/>
            <w:hideMark/>
          </w:tcPr>
          <w:p w14:paraId="5DEA40EE" w14:textId="77777777" w:rsidR="00C23C96" w:rsidRDefault="00C23C96">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Date:</w:t>
            </w:r>
          </w:p>
        </w:tc>
        <w:tc>
          <w:tcPr>
            <w:tcW w:w="4739" w:type="dxa"/>
            <w:vAlign w:val="center"/>
            <w:hideMark/>
          </w:tcPr>
          <w:p w14:paraId="7EC9C93E" w14:textId="77777777" w:rsidR="00C23C96" w:rsidRDefault="00C23C96">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Date:</w:t>
            </w:r>
          </w:p>
        </w:tc>
      </w:tr>
      <w:tr w:rsidR="00C23C96" w14:paraId="6EA012EA" w14:textId="77777777" w:rsidTr="00C23C96">
        <w:trPr>
          <w:cantSplit/>
          <w:trHeight w:val="881"/>
        </w:trPr>
        <w:tc>
          <w:tcPr>
            <w:tcW w:w="4611" w:type="dxa"/>
            <w:vAlign w:val="center"/>
            <w:hideMark/>
          </w:tcPr>
          <w:p w14:paraId="3CC6D31D" w14:textId="77777777" w:rsidR="00C23C96" w:rsidRDefault="00C23C96">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Signature:</w:t>
            </w:r>
          </w:p>
        </w:tc>
        <w:tc>
          <w:tcPr>
            <w:tcW w:w="4739" w:type="dxa"/>
            <w:vAlign w:val="center"/>
            <w:hideMark/>
          </w:tcPr>
          <w:p w14:paraId="329DE67D" w14:textId="77777777" w:rsidR="00C23C96" w:rsidRDefault="00C23C96">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Signature:</w:t>
            </w:r>
          </w:p>
        </w:tc>
      </w:tr>
    </w:tbl>
    <w:p w14:paraId="0E027C1E" w14:textId="77777777" w:rsidR="00C23C96" w:rsidRDefault="00C23C96" w:rsidP="00C23C96">
      <w:pPr>
        <w:pStyle w:val="HTMLPreformatted"/>
        <w:rPr>
          <w:rFonts w:ascii="STC Forward" w:hAnsi="STC Forward" w:cs="STC Forward"/>
          <w:lang w:val="en-GB"/>
        </w:rPr>
      </w:pPr>
    </w:p>
    <w:p w14:paraId="10604DF6" w14:textId="77777777" w:rsidR="00C23C96" w:rsidRDefault="00C23C96" w:rsidP="00C23C96">
      <w:pPr>
        <w:pStyle w:val="HTMLPreformatted"/>
        <w:rPr>
          <w:rFonts w:ascii="STC Forward" w:hAnsi="STC Forward" w:cs="STC Forward"/>
          <w:lang w:val="en-GB"/>
        </w:rPr>
      </w:pPr>
    </w:p>
    <w:p w14:paraId="599B9FA5" w14:textId="77777777" w:rsidR="00C23C96" w:rsidRDefault="00C23C96" w:rsidP="00C23C96">
      <w:pPr>
        <w:pStyle w:val="HTMLPreformatted"/>
        <w:rPr>
          <w:rFonts w:ascii="STC Forward" w:hAnsi="STC Forward" w:cs="STC Forward"/>
          <w:lang w:val="en-GB"/>
        </w:rPr>
      </w:pPr>
    </w:p>
    <w:p w14:paraId="42486F82" w14:textId="77777777" w:rsidR="00C23C96" w:rsidRDefault="00C23C96" w:rsidP="00C23C96">
      <w:pPr>
        <w:pStyle w:val="HTMLPreformatted"/>
        <w:rPr>
          <w:rFonts w:ascii="STC Forward" w:hAnsi="STC Forward" w:cs="STC Forward"/>
          <w:lang w:val="en-GB"/>
        </w:rPr>
      </w:pPr>
    </w:p>
    <w:p w14:paraId="6FEA9DA6" w14:textId="77777777" w:rsidR="00C23C96" w:rsidRDefault="00C23C96" w:rsidP="00C23C96">
      <w:pPr>
        <w:pStyle w:val="HTMLPreformatted"/>
        <w:rPr>
          <w:rFonts w:ascii="STC Forward" w:hAnsi="STC Forward" w:cs="STC Forward"/>
          <w:lang w:val="en-GB"/>
        </w:rPr>
      </w:pPr>
    </w:p>
    <w:p w14:paraId="16AED7D4" w14:textId="77777777" w:rsidR="00C23C96" w:rsidRDefault="00C23C96" w:rsidP="00C23C96">
      <w:pPr>
        <w:pStyle w:val="HTMLPreformatted"/>
        <w:rPr>
          <w:rFonts w:ascii="STC Forward" w:hAnsi="STC Forward" w:cs="STC Forward"/>
          <w:lang w:val="en-GB"/>
        </w:rPr>
      </w:pPr>
    </w:p>
    <w:p w14:paraId="4C9A907E" w14:textId="77777777" w:rsidR="00C23C96" w:rsidRDefault="00C23C96" w:rsidP="00C23C96">
      <w:pPr>
        <w:pStyle w:val="HTMLPreformatted"/>
        <w:rPr>
          <w:rFonts w:ascii="STC Forward" w:hAnsi="STC Forward" w:cs="STC Forward"/>
          <w:lang w:val="en-GB"/>
        </w:rPr>
      </w:pPr>
    </w:p>
    <w:p w14:paraId="60A61F9E" w14:textId="77777777" w:rsidR="00C23C96" w:rsidRDefault="00C23C96" w:rsidP="00C23C96">
      <w:pPr>
        <w:pStyle w:val="HTMLPreformatted"/>
        <w:rPr>
          <w:rFonts w:ascii="STC Forward" w:hAnsi="STC Forward" w:cs="STC Forward"/>
          <w:lang w:val="en-GB"/>
        </w:rPr>
      </w:pPr>
    </w:p>
    <w:p w14:paraId="6017D52D" w14:textId="77777777" w:rsidR="00C23C96" w:rsidRDefault="00C23C96" w:rsidP="00C23C96">
      <w:pPr>
        <w:pStyle w:val="HTMLPreformatted"/>
        <w:rPr>
          <w:rFonts w:ascii="STC Forward" w:hAnsi="STC Forward" w:cs="STC Forward"/>
          <w:lang w:val="en-GB"/>
        </w:rPr>
      </w:pPr>
    </w:p>
    <w:p w14:paraId="0D5A04F4" w14:textId="77777777" w:rsidR="00C23C96" w:rsidRDefault="00C23C96" w:rsidP="00C23C96">
      <w:pPr>
        <w:pStyle w:val="HTMLPreformatted"/>
        <w:rPr>
          <w:rFonts w:ascii="STC Forward" w:hAnsi="STC Forward" w:cs="STC Forward"/>
          <w:lang w:val="en-GB"/>
        </w:rPr>
      </w:pPr>
    </w:p>
    <w:p w14:paraId="517CC3CE" w14:textId="77777777" w:rsidR="00C23C96" w:rsidRDefault="00C23C96" w:rsidP="00C23C96">
      <w:pPr>
        <w:pStyle w:val="HTMLPreformatted"/>
        <w:rPr>
          <w:rFonts w:ascii="STC Forward" w:hAnsi="STC Forward" w:cs="STC Forward"/>
          <w:lang w:val="en-GB"/>
        </w:rPr>
      </w:pPr>
    </w:p>
    <w:p w14:paraId="3A709465" w14:textId="77777777" w:rsidR="00C23C96" w:rsidRDefault="00C23C96" w:rsidP="00C23C96">
      <w:pPr>
        <w:pStyle w:val="HTMLPreformatted"/>
        <w:rPr>
          <w:rFonts w:ascii="STC Forward" w:hAnsi="STC Forward" w:cs="STC Forward"/>
          <w:lang w:val="en-GB"/>
        </w:rPr>
      </w:pPr>
    </w:p>
    <w:p w14:paraId="0BF9C960" w14:textId="77777777" w:rsidR="00C23C96" w:rsidRDefault="00C23C96" w:rsidP="00C23C96">
      <w:pPr>
        <w:pStyle w:val="HTMLPreformatted"/>
        <w:rPr>
          <w:rFonts w:ascii="STC Forward" w:hAnsi="STC Forward" w:cs="STC Forward"/>
          <w:lang w:val="en-GB"/>
        </w:rPr>
      </w:pPr>
    </w:p>
    <w:p w14:paraId="08AF23D2" w14:textId="77777777" w:rsidR="00C23C96" w:rsidRDefault="00C23C96" w:rsidP="00C23C96">
      <w:pPr>
        <w:pStyle w:val="HTMLPreformatted"/>
        <w:rPr>
          <w:rFonts w:ascii="STC Forward" w:hAnsi="STC Forward" w:cs="STC Forward"/>
          <w:lang w:val="en-GB"/>
        </w:rPr>
      </w:pPr>
    </w:p>
    <w:p w14:paraId="41FDEEC1" w14:textId="77777777" w:rsidR="00C23C96" w:rsidRDefault="00C23C96" w:rsidP="00C23C96">
      <w:pPr>
        <w:pStyle w:val="HTMLPreformatted"/>
        <w:rPr>
          <w:rFonts w:ascii="STC Forward" w:hAnsi="STC Forward" w:cs="STC Forward"/>
          <w:lang w:val="en-GB"/>
        </w:rPr>
      </w:pPr>
    </w:p>
    <w:p w14:paraId="45BD362F" w14:textId="77777777" w:rsidR="00C23C96" w:rsidRDefault="00C23C96" w:rsidP="00C23C96">
      <w:pPr>
        <w:pStyle w:val="HTMLPreformatted"/>
        <w:rPr>
          <w:rFonts w:ascii="STC Forward" w:hAnsi="STC Forward" w:cs="STC Forward"/>
          <w:lang w:val="en-GB"/>
        </w:rPr>
      </w:pPr>
    </w:p>
    <w:p w14:paraId="06D47B46" w14:textId="77777777" w:rsidR="00C23C96" w:rsidRDefault="00C23C96" w:rsidP="00C23C96">
      <w:pPr>
        <w:pStyle w:val="HTMLPreformatted"/>
        <w:rPr>
          <w:rFonts w:ascii="STC Forward" w:hAnsi="STC Forward" w:cs="STC Forward"/>
          <w:lang w:val="en-GB"/>
        </w:rPr>
      </w:pPr>
    </w:p>
    <w:p w14:paraId="2089E9E0" w14:textId="77777777" w:rsidR="00C23C96" w:rsidRDefault="00C23C96" w:rsidP="00C23C96">
      <w:pPr>
        <w:pStyle w:val="HTMLPreformatted"/>
        <w:rPr>
          <w:rFonts w:ascii="STC Forward" w:hAnsi="STC Forward" w:cs="STC Forward"/>
          <w:lang w:val="en-GB"/>
        </w:rPr>
      </w:pPr>
    </w:p>
    <w:p w14:paraId="65DDE7C0" w14:textId="77777777" w:rsidR="00C23C96" w:rsidRDefault="00C23C96" w:rsidP="00C23C96">
      <w:pPr>
        <w:pStyle w:val="HTMLPreformatted"/>
        <w:rPr>
          <w:rFonts w:ascii="STC Forward" w:hAnsi="STC Forward" w:cs="STC Forward"/>
          <w:lang w:val="en-GB"/>
        </w:rPr>
      </w:pPr>
    </w:p>
    <w:p w14:paraId="0D10A57E" w14:textId="77777777" w:rsidR="00C23C96" w:rsidRDefault="00C23C96" w:rsidP="00C23C96">
      <w:pPr>
        <w:pStyle w:val="HTMLPreformatted"/>
        <w:rPr>
          <w:rFonts w:ascii="STC Forward" w:hAnsi="STC Forward" w:cs="STC Forward"/>
          <w:lang w:val="en-GB"/>
        </w:rPr>
      </w:pPr>
    </w:p>
    <w:p w14:paraId="52A98619" w14:textId="77777777" w:rsidR="00C23C96" w:rsidRDefault="00C23C96" w:rsidP="00C23C96">
      <w:pPr>
        <w:pStyle w:val="HTMLPreformatted"/>
        <w:rPr>
          <w:rFonts w:ascii="STC Forward" w:hAnsi="STC Forward" w:cs="STC Forward"/>
          <w:lang w:val="en-GB"/>
        </w:rPr>
      </w:pPr>
    </w:p>
    <w:p w14:paraId="4C8A572E" w14:textId="77777777" w:rsidR="00C23C96" w:rsidRDefault="00C23C96" w:rsidP="00C23C96">
      <w:pPr>
        <w:pStyle w:val="HTMLPreformatted"/>
        <w:rPr>
          <w:rFonts w:ascii="STC Forward" w:hAnsi="STC Forward" w:cs="STC Forward"/>
          <w:lang w:val="en-GB"/>
        </w:rPr>
      </w:pPr>
    </w:p>
    <w:p w14:paraId="723F6157" w14:textId="77777777" w:rsidR="00C23C96" w:rsidRDefault="00C23C96" w:rsidP="00C23C96">
      <w:pPr>
        <w:pStyle w:val="HTMLPreformatted"/>
        <w:rPr>
          <w:rFonts w:ascii="STC Forward" w:hAnsi="STC Forward" w:cs="STC Forward"/>
          <w:lang w:val="en-GB"/>
        </w:rPr>
      </w:pPr>
    </w:p>
    <w:p w14:paraId="04863A73" w14:textId="77777777" w:rsidR="00C23C96" w:rsidRDefault="00C23C96" w:rsidP="00C23C96">
      <w:pPr>
        <w:pStyle w:val="HTMLPreformatted"/>
        <w:rPr>
          <w:rFonts w:ascii="STC Forward" w:hAnsi="STC Forward" w:cs="STC Forward"/>
          <w:lang w:val="en-GB"/>
        </w:rPr>
      </w:pPr>
    </w:p>
    <w:p w14:paraId="2C7CFA5C" w14:textId="77777777" w:rsidR="00C23C96" w:rsidRDefault="00C23C96" w:rsidP="00C23C96">
      <w:pPr>
        <w:pStyle w:val="HTMLPreformatted"/>
        <w:rPr>
          <w:rFonts w:ascii="STC Forward" w:hAnsi="STC Forward" w:cs="STC Forward"/>
          <w:lang w:val="en-GB"/>
        </w:rPr>
      </w:pPr>
    </w:p>
    <w:p w14:paraId="519D782F" w14:textId="77777777" w:rsidR="00C23C96" w:rsidRDefault="00C23C96" w:rsidP="00C23C96">
      <w:pPr>
        <w:pStyle w:val="HTMLPreformatted"/>
        <w:rPr>
          <w:rFonts w:ascii="STC Forward" w:hAnsi="STC Forward" w:cs="STC Forward"/>
          <w:lang w:val="en-GB"/>
        </w:rPr>
      </w:pPr>
    </w:p>
    <w:p w14:paraId="211877F8" w14:textId="77777777" w:rsidR="00C23C96" w:rsidRDefault="00C23C96" w:rsidP="00C23C96">
      <w:pPr>
        <w:pStyle w:val="HTMLPreformatted"/>
        <w:rPr>
          <w:rFonts w:ascii="STC Forward" w:hAnsi="STC Forward" w:cs="STC Forward"/>
          <w:lang w:val="en-GB"/>
        </w:rPr>
      </w:pPr>
    </w:p>
    <w:p w14:paraId="42BF3737" w14:textId="77777777" w:rsidR="00C23C96" w:rsidRDefault="00C23C96" w:rsidP="00C23C96">
      <w:pPr>
        <w:pStyle w:val="HTMLPreformatted"/>
        <w:rPr>
          <w:rFonts w:ascii="STC Forward" w:hAnsi="STC Forward" w:cs="STC Forward"/>
          <w:lang w:val="en-GB"/>
        </w:rPr>
      </w:pPr>
    </w:p>
    <w:p w14:paraId="3CB615D1" w14:textId="77777777" w:rsidR="00C23C96" w:rsidRDefault="00C23C96" w:rsidP="00C23C96">
      <w:pPr>
        <w:pStyle w:val="HTMLPreformatted"/>
        <w:rPr>
          <w:rFonts w:ascii="STC Forward" w:hAnsi="STC Forward" w:cs="STC Forward"/>
          <w:lang w:val="en-GB"/>
        </w:rPr>
      </w:pPr>
    </w:p>
    <w:p w14:paraId="306FCECA" w14:textId="77777777" w:rsidR="00C23C96" w:rsidRDefault="00C23C96" w:rsidP="00C23C96">
      <w:pPr>
        <w:pStyle w:val="HTMLPreformatted"/>
        <w:rPr>
          <w:rFonts w:ascii="STC Forward" w:hAnsi="STC Forward" w:cs="STC Forward"/>
          <w:lang w:val="en-GB"/>
        </w:rPr>
      </w:pPr>
    </w:p>
    <w:p w14:paraId="4C5CE962" w14:textId="77777777" w:rsidR="00C23C96" w:rsidRDefault="00C23C96" w:rsidP="00C23C96">
      <w:pPr>
        <w:tabs>
          <w:tab w:val="left" w:pos="720"/>
        </w:tabs>
        <w:rPr>
          <w:rFonts w:ascii="STC Forward" w:eastAsia="Times New Roman" w:hAnsi="STC Forward" w:cs="STC Forward"/>
          <w:sz w:val="20"/>
          <w:szCs w:val="20"/>
          <w:lang w:val="en-GB"/>
        </w:rPr>
      </w:pPr>
    </w:p>
    <w:p w14:paraId="237231D0"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6EEDD0E7"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34740DAD"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633D8514"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4A274B4C"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60808630"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p>
    <w:p w14:paraId="3DA8C8A3"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Annex (A)</w:t>
      </w:r>
    </w:p>
    <w:p w14:paraId="0F25EFF5" w14:textId="77777777" w:rsidR="00C23C96" w:rsidRDefault="00C23C96" w:rsidP="00C23C96">
      <w:pPr>
        <w:tabs>
          <w:tab w:val="left" w:pos="720"/>
        </w:tabs>
        <w:jc w:val="center"/>
        <w:rPr>
          <w:rFonts w:ascii="STC Forward" w:eastAsia="Times New Roman" w:hAnsi="STC Forward" w:cs="STC Forward"/>
          <w:sz w:val="24"/>
          <w:szCs w:val="24"/>
          <w:lang w:val="en-GB"/>
        </w:rPr>
      </w:pPr>
      <w:r>
        <w:rPr>
          <w:rFonts w:ascii="STC Forward" w:eastAsia="Times New Roman" w:hAnsi="STC Forward" w:cs="STC Forward"/>
          <w:b/>
          <w:bCs/>
          <w:sz w:val="24"/>
          <w:szCs w:val="24"/>
          <w:lang w:val="en-GB"/>
        </w:rPr>
        <w:t xml:space="preserve">Table of Assets, Categories and Quantities of Sponsorship Rights for [Event] </w:t>
      </w:r>
    </w:p>
    <w:p w14:paraId="3D733C35" w14:textId="77777777" w:rsidR="00C23C96" w:rsidRDefault="00C23C96" w:rsidP="00C23C96">
      <w:pPr>
        <w:tabs>
          <w:tab w:val="left" w:pos="720"/>
        </w:tabs>
        <w:rPr>
          <w:rFonts w:ascii="STC Forward" w:eastAsia="Times New Roman" w:hAnsi="STC Forward" w:cs="STC Forward"/>
          <w:sz w:val="24"/>
          <w:szCs w:val="24"/>
          <w:lang w:val="en-GB"/>
        </w:rPr>
      </w:pPr>
      <w:r>
        <w:rPr>
          <w:rFonts w:ascii="STC Forward" w:eastAsia="Times New Roman" w:hAnsi="STC Forward" w:cs="STC Forward"/>
          <w:b/>
          <w:bCs/>
          <w:sz w:val="24"/>
          <w:szCs w:val="24"/>
          <w:lang w:val="en-GB"/>
        </w:rPr>
        <w:t>Intellectual property:</w:t>
      </w:r>
    </w:p>
    <w:p w14:paraId="08D98B8F" w14:textId="77777777" w:rsidR="00C23C96" w:rsidRDefault="00C23C96" w:rsidP="00C23C96">
      <w:pPr>
        <w:pStyle w:val="ListParagraph"/>
        <w:numPr>
          <w:ilvl w:val="0"/>
          <w:numId w:val="15"/>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Right to use the title “Strategic Partner” </w:t>
      </w:r>
    </w:p>
    <w:p w14:paraId="1CCB994F" w14:textId="77777777" w:rsidR="00C23C96" w:rsidRDefault="00C23C96" w:rsidP="00C23C96">
      <w:pPr>
        <w:pStyle w:val="ListParagraph"/>
        <w:numPr>
          <w:ilvl w:val="0"/>
          <w:numId w:val="15"/>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Partner Category Exclusivity</w:t>
      </w:r>
    </w:p>
    <w:p w14:paraId="49C5338E" w14:textId="77777777" w:rsidR="00C23C96" w:rsidRDefault="00C23C96" w:rsidP="00C23C96">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On site branding:</w:t>
      </w:r>
    </w:p>
    <w:p w14:paraId="2D57AFD8" w14:textId="77777777" w:rsidR="00C23C96" w:rsidRDefault="00C23C96" w:rsidP="00C23C96">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Main Stage LED</w:t>
      </w:r>
    </w:p>
    <w:p w14:paraId="1801C278" w14:textId="77777777" w:rsidR="00C23C96" w:rsidRDefault="00C23C96" w:rsidP="00C23C96">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Overall activations LEDs </w:t>
      </w:r>
    </w:p>
    <w:p w14:paraId="168E36A2" w14:textId="77777777" w:rsidR="00C23C96" w:rsidRDefault="00C23C96" w:rsidP="00C23C96">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Single Zone Naming Right for an additional +350,000 SAR (not applicable to The Stage and Leaders Diwan) </w:t>
      </w:r>
    </w:p>
    <w:p w14:paraId="68D2B1CD" w14:textId="77777777" w:rsidR="00C23C96" w:rsidRDefault="00C23C96" w:rsidP="00C23C96">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Transportation (Cars, Busses, Golf Carts)</w:t>
      </w:r>
    </w:p>
    <w:p w14:paraId="75FBF437" w14:textId="77777777" w:rsidR="00C23C96" w:rsidRDefault="00C23C96" w:rsidP="00C23C96">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Digital branding:</w:t>
      </w:r>
    </w:p>
    <w:p w14:paraId="5DD4CDA7" w14:textId="77777777" w:rsidR="00C23C96" w:rsidRDefault="00C23C96" w:rsidP="00C23C96">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  Company b Social Media</w:t>
      </w:r>
    </w:p>
    <w:p w14:paraId="47E25A42" w14:textId="77777777" w:rsidR="00C23C96" w:rsidRDefault="00C23C96" w:rsidP="00C23C96">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lastRenderedPageBreak/>
        <w:t>MGF Website</w:t>
      </w:r>
    </w:p>
    <w:p w14:paraId="51AD609B" w14:textId="77777777" w:rsidR="00C23C96" w:rsidRDefault="00C23C96" w:rsidP="00C23C96">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MGF App</w:t>
      </w:r>
    </w:p>
    <w:p w14:paraId="035FF0DB" w14:textId="77777777" w:rsidR="00C23C96" w:rsidRDefault="00C23C96" w:rsidP="00C23C96">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E-badges</w:t>
      </w:r>
    </w:p>
    <w:p w14:paraId="12A7AD2C" w14:textId="77777777" w:rsidR="00C23C96" w:rsidRDefault="00C23C96" w:rsidP="00C23C96">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 xml:space="preserve">  Company b City leasing:</w:t>
      </w:r>
    </w:p>
    <w:p w14:paraId="45AB1985" w14:textId="77777777" w:rsidR="00C23C96" w:rsidRDefault="00C23C96" w:rsidP="00C23C96">
      <w:p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Free leasing for 5 days within one year as per availability (for additional 500,000 SAR)</w:t>
      </w:r>
    </w:p>
    <w:p w14:paraId="4FFEE76C" w14:textId="77777777" w:rsidR="00C23C96" w:rsidRDefault="00C23C96" w:rsidP="00C23C96">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PR:</w:t>
      </w:r>
    </w:p>
    <w:p w14:paraId="0100E77D" w14:textId="77777777" w:rsidR="00C23C96" w:rsidRDefault="00C23C96" w:rsidP="00C23C96">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Press Release</w:t>
      </w:r>
    </w:p>
    <w:p w14:paraId="1ABD644E" w14:textId="77777777" w:rsidR="00C23C96" w:rsidRDefault="00C23C96" w:rsidP="00C23C96">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Speaking Opportunity or Workshop as per availability</w:t>
      </w:r>
    </w:p>
    <w:p w14:paraId="6EBDB929" w14:textId="77777777" w:rsidR="00C23C96" w:rsidRDefault="00C23C96" w:rsidP="00C23C96">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On Podium Recognition</w:t>
      </w:r>
    </w:p>
    <w:p w14:paraId="7F754168" w14:textId="77777777" w:rsidR="00C23C96" w:rsidRDefault="00C23C96" w:rsidP="00C23C96">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On site activation:</w:t>
      </w:r>
    </w:p>
    <w:p w14:paraId="505B1D67" w14:textId="77777777" w:rsidR="00C23C96" w:rsidRDefault="00C23C96" w:rsidP="00C23C96">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Top Tier Activation Space</w:t>
      </w:r>
    </w:p>
    <w:p w14:paraId="5283E48A" w14:textId="77777777" w:rsidR="00C23C96" w:rsidRDefault="00C23C96" w:rsidP="00C23C96">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Ticketing:</w:t>
      </w:r>
    </w:p>
    <w:p w14:paraId="28E36018" w14:textId="77777777" w:rsidR="00C23C96" w:rsidRDefault="00C23C96" w:rsidP="00C23C96">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VIP Access</w:t>
      </w:r>
    </w:p>
    <w:p w14:paraId="35EA4A04" w14:textId="77777777" w:rsidR="00C23C96" w:rsidRDefault="00C23C96" w:rsidP="00C23C96">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GA Access</w:t>
      </w:r>
    </w:p>
    <w:p w14:paraId="7826585C" w14:textId="77777777" w:rsidR="00C23C96" w:rsidRDefault="00C23C96" w:rsidP="00C23C96">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Partners Lounge </w:t>
      </w:r>
    </w:p>
    <w:p w14:paraId="7218CA9D" w14:textId="77777777" w:rsidR="00C23C96" w:rsidRDefault="00C23C96" w:rsidP="00C23C96">
      <w:pPr>
        <w:tabs>
          <w:tab w:val="left" w:pos="720"/>
        </w:tabs>
        <w:rPr>
          <w:rFonts w:ascii="STC Forward" w:eastAsia="Times New Roman" w:hAnsi="STC Forward" w:cs="STC Forward"/>
          <w:sz w:val="24"/>
          <w:szCs w:val="24"/>
          <w:lang w:val="en-GB"/>
        </w:rPr>
      </w:pPr>
    </w:p>
    <w:p w14:paraId="3C21D95A" w14:textId="77777777" w:rsidR="00C23C96" w:rsidRDefault="00C23C96" w:rsidP="00C23C96">
      <w:pPr>
        <w:tabs>
          <w:tab w:val="left" w:pos="720"/>
        </w:tabs>
        <w:rPr>
          <w:rFonts w:ascii="STC Forward" w:eastAsia="Times New Roman" w:hAnsi="STC Forward" w:cs="STC Forward"/>
          <w:sz w:val="24"/>
          <w:szCs w:val="24"/>
          <w:lang w:val="en-GB"/>
        </w:rPr>
      </w:pPr>
    </w:p>
    <w:p w14:paraId="799C3652" w14:textId="77777777" w:rsidR="00C23C96" w:rsidRDefault="00C23C96" w:rsidP="00C23C96">
      <w:pPr>
        <w:tabs>
          <w:tab w:val="left" w:pos="720"/>
        </w:tabs>
        <w:rPr>
          <w:rFonts w:ascii="STC Forward" w:eastAsia="Times New Roman" w:hAnsi="STC Forward" w:cs="STC Forward"/>
          <w:sz w:val="24"/>
          <w:szCs w:val="24"/>
          <w:lang w:val="en-GB"/>
        </w:rPr>
      </w:pPr>
    </w:p>
    <w:p w14:paraId="78DCE5D1" w14:textId="77777777" w:rsidR="00C23C96" w:rsidRDefault="00C23C96" w:rsidP="00C23C96">
      <w:pPr>
        <w:tabs>
          <w:tab w:val="left" w:pos="720"/>
        </w:tabs>
        <w:rPr>
          <w:rFonts w:ascii="STC Forward" w:eastAsia="Times New Roman" w:hAnsi="STC Forward" w:cs="STC Forward"/>
          <w:sz w:val="24"/>
          <w:szCs w:val="24"/>
          <w:lang w:val="en-GB"/>
        </w:rPr>
      </w:pPr>
    </w:p>
    <w:p w14:paraId="4D6970D8" w14:textId="77777777" w:rsidR="00C23C96" w:rsidRDefault="00C23C96" w:rsidP="00C23C96">
      <w:pPr>
        <w:tabs>
          <w:tab w:val="left" w:pos="720"/>
        </w:tabs>
        <w:rPr>
          <w:rFonts w:ascii="STC Forward" w:eastAsia="Times New Roman" w:hAnsi="STC Forward" w:cs="STC Forward"/>
          <w:sz w:val="24"/>
          <w:szCs w:val="24"/>
          <w:lang w:val="en-GB"/>
        </w:rPr>
      </w:pPr>
    </w:p>
    <w:p w14:paraId="611AFA4A" w14:textId="77777777" w:rsidR="00C23C96" w:rsidRDefault="00C23C96" w:rsidP="00C23C96">
      <w:pPr>
        <w:tabs>
          <w:tab w:val="left" w:pos="720"/>
        </w:tabs>
        <w:rPr>
          <w:rFonts w:ascii="STC Forward" w:eastAsia="Times New Roman" w:hAnsi="STC Forward" w:cs="STC Forward"/>
          <w:sz w:val="20"/>
          <w:szCs w:val="20"/>
          <w:lang w:val="en-GB"/>
        </w:rPr>
      </w:pPr>
    </w:p>
    <w:p w14:paraId="6300D155"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Annex (B)</w:t>
      </w:r>
    </w:p>
    <w:p w14:paraId="316B8BA9" w14:textId="77777777" w:rsidR="00C23C96" w:rsidRDefault="00C23C96" w:rsidP="00C23C96">
      <w:pPr>
        <w:pStyle w:val="HTMLPreformatted"/>
        <w:jc w:val="center"/>
        <w:rPr>
          <w:rFonts w:ascii="STC Forward" w:hAnsi="STC Forward" w:cs="STC Forward"/>
          <w:b/>
          <w:bCs/>
          <w:sz w:val="24"/>
          <w:szCs w:val="24"/>
          <w:lang w:val="en-GB"/>
        </w:rPr>
      </w:pPr>
      <w:r>
        <w:rPr>
          <w:rFonts w:ascii="STC Forward" w:hAnsi="STC Forward" w:cs="STC Forward"/>
          <w:b/>
          <w:bCs/>
          <w:sz w:val="24"/>
          <w:szCs w:val="24"/>
          <w:lang w:val="en-GB"/>
        </w:rPr>
        <w:t>Table of Consideration/Fees</w:t>
      </w:r>
    </w:p>
    <w:p w14:paraId="05D9ADD0" w14:textId="77777777" w:rsidR="00C23C96" w:rsidRDefault="00C23C96" w:rsidP="00C23C96">
      <w:pPr>
        <w:tabs>
          <w:tab w:val="left" w:pos="720"/>
        </w:tabs>
        <w:rPr>
          <w:rFonts w:ascii="STC Forward" w:hAnsi="STC Forward" w:cs="STC Forward"/>
          <w:b/>
          <w:bCs/>
          <w:sz w:val="24"/>
          <w:szCs w:val="24"/>
          <w:lang w:val="en-GB"/>
        </w:rPr>
      </w:pPr>
    </w:p>
    <w:p w14:paraId="0AEDA8C2" w14:textId="77777777" w:rsidR="00C23C96" w:rsidRDefault="00C23C96" w:rsidP="00C23C96">
      <w:pPr>
        <w:pStyle w:val="ListParagraph"/>
        <w:numPr>
          <w:ilvl w:val="0"/>
          <w:numId w:val="20"/>
        </w:numPr>
        <w:tabs>
          <w:tab w:val="left" w:pos="720"/>
        </w:tabs>
        <w:ind w:left="360" w:hanging="450"/>
        <w:rPr>
          <w:rFonts w:ascii="STC Forward" w:eastAsia="Times New Roman" w:hAnsi="STC Forward" w:cs="STC Forward"/>
          <w:b/>
          <w:bCs/>
          <w:lang w:val="en-GB"/>
        </w:rPr>
      </w:pPr>
      <w:commentRangeStart w:id="39"/>
      <w:r>
        <w:rPr>
          <w:rFonts w:ascii="STC Forward" w:hAnsi="STC Forward" w:cs="STC Forward"/>
          <w:b/>
          <w:bCs/>
          <w:sz w:val="24"/>
          <w:szCs w:val="24"/>
          <w:lang w:val="en-GB"/>
        </w:rPr>
        <w:t>CONSIDERATION</w:t>
      </w:r>
      <w:r>
        <w:rPr>
          <w:rFonts w:ascii="STC Forward" w:hAnsi="STC Forward" w:cs="STC Forward"/>
          <w:b/>
          <w:bCs/>
          <w:lang w:val="en-GB"/>
        </w:rPr>
        <w:t xml:space="preserve"> /FEES: </w:t>
      </w:r>
      <w:commentRangeEnd w:id="39"/>
      <w:r>
        <w:rPr>
          <w:rStyle w:val="CommentReference"/>
        </w:rPr>
        <w:commentReference w:id="39"/>
      </w:r>
    </w:p>
    <w:p w14:paraId="5A6FC3B0" w14:textId="77777777" w:rsidR="00C23C96" w:rsidRDefault="00C23C96" w:rsidP="00C23C96">
      <w:pPr>
        <w:tabs>
          <w:tab w:val="left" w:pos="720"/>
        </w:tabs>
        <w:ind w:left="360"/>
        <w:rPr>
          <w:rFonts w:ascii="STC Forward" w:hAnsi="STC Forward" w:cs="STC Forward"/>
          <w:b/>
          <w:bCs/>
          <w:sz w:val="24"/>
          <w:szCs w:val="24"/>
          <w:lang w:val="en-GB"/>
        </w:rPr>
      </w:pPr>
      <w:r>
        <w:rPr>
          <w:rFonts w:ascii="STC Forward" w:hAnsi="STC Forward" w:cs="STC Forward"/>
          <w:b/>
          <w:bCs/>
          <w:sz w:val="24"/>
          <w:szCs w:val="24"/>
          <w:lang w:val="en-GB"/>
        </w:rPr>
        <w:t>[</w:t>
      </w:r>
      <w:r>
        <w:rPr>
          <w:rFonts w:ascii="STC Forward" w:hAnsi="STC Forward" w:cs="STC Forward"/>
          <w:sz w:val="18"/>
          <w:szCs w:val="18"/>
          <w:lang w:val="en-GB"/>
        </w:rPr>
        <w:t>●</w:t>
      </w:r>
      <w:r>
        <w:rPr>
          <w:rFonts w:ascii="STC Forward" w:hAnsi="STC Forward" w:cs="STC Forward"/>
          <w:b/>
          <w:bCs/>
          <w:sz w:val="24"/>
          <w:szCs w:val="24"/>
          <w:lang w:val="en-GB"/>
        </w:rPr>
        <w:t>]</w:t>
      </w:r>
      <w:r>
        <w:rPr>
          <w:rStyle w:val="FootnoteReference"/>
          <w:rFonts w:ascii="STC Forward" w:hAnsi="STC Forward" w:cs="STC Forward"/>
          <w:b/>
          <w:bCs/>
          <w:sz w:val="24"/>
          <w:szCs w:val="24"/>
          <w:lang w:val="en-GB"/>
        </w:rPr>
        <w:footnoteReference w:id="5"/>
      </w:r>
    </w:p>
    <w:p w14:paraId="0CB30D09" w14:textId="77777777" w:rsidR="00C23C96" w:rsidRDefault="00C23C96" w:rsidP="00C23C96">
      <w:pPr>
        <w:pStyle w:val="ListParagraph"/>
        <w:numPr>
          <w:ilvl w:val="0"/>
          <w:numId w:val="20"/>
        </w:numPr>
        <w:tabs>
          <w:tab w:val="left" w:pos="720"/>
        </w:tabs>
        <w:ind w:left="360" w:hanging="450"/>
        <w:rPr>
          <w:rFonts w:ascii="STC Forward" w:eastAsia="Times New Roman" w:hAnsi="STC Forward" w:cs="STC Forward"/>
          <w:b/>
          <w:bCs/>
          <w:lang w:val="en-GB"/>
        </w:rPr>
      </w:pPr>
      <w:r>
        <w:rPr>
          <w:rFonts w:ascii="STC Forward" w:hAnsi="STC Forward" w:cs="STC Forward"/>
          <w:b/>
          <w:bCs/>
          <w:lang w:val="en-GB"/>
        </w:rPr>
        <w:t xml:space="preserve">TERMS: </w:t>
      </w:r>
    </w:p>
    <w:p w14:paraId="4C07BA6E" w14:textId="77777777" w:rsidR="00C23C96" w:rsidRDefault="00C23C96" w:rsidP="00C23C96">
      <w:pPr>
        <w:tabs>
          <w:tab w:val="left" w:pos="630"/>
        </w:tabs>
        <w:spacing w:before="120" w:after="240"/>
        <w:ind w:firstLine="360"/>
        <w:rPr>
          <w:rFonts w:ascii="STC Forward" w:hAnsi="STC Forward" w:cs="STC Forward"/>
          <w:sz w:val="20"/>
          <w:szCs w:val="20"/>
        </w:rPr>
      </w:pPr>
      <w:commentRangeStart w:id="40"/>
      <w:commentRangeStart w:id="41"/>
      <w:proofErr w:type="gramStart"/>
      <w:r>
        <w:rPr>
          <w:rFonts w:ascii="STC Forward" w:hAnsi="STC Forward" w:cs="STC Forward"/>
          <w:sz w:val="20"/>
          <w:szCs w:val="20"/>
        </w:rPr>
        <w:t>Sponsor</w:t>
      </w:r>
      <w:proofErr w:type="gramEnd"/>
      <w:r>
        <w:rPr>
          <w:rFonts w:ascii="STC Forward" w:hAnsi="STC Forward" w:cs="STC Forward"/>
          <w:sz w:val="20"/>
          <w:szCs w:val="20"/>
        </w:rPr>
        <w:t xml:space="preserve"> will provide the Organizer with connectivity services in exchange of the sponsorship:</w:t>
      </w:r>
      <w:commentRangeEnd w:id="40"/>
      <w:r>
        <w:rPr>
          <w:rStyle w:val="CommentReference"/>
        </w:rPr>
        <w:commentReference w:id="40"/>
      </w:r>
      <w:commentRangeEnd w:id="41"/>
      <w:r>
        <w:rPr>
          <w:rStyle w:val="CommentReference"/>
        </w:rPr>
        <w:commentReference w:id="41"/>
      </w:r>
    </w:p>
    <w:p w14:paraId="5F87F596" w14:textId="77777777" w:rsidR="00C23C96" w:rsidRDefault="00C23C96" w:rsidP="00C23C96">
      <w:pPr>
        <w:pStyle w:val="ListParagraph"/>
        <w:tabs>
          <w:tab w:val="left" w:pos="720"/>
        </w:tabs>
        <w:spacing w:before="240" w:after="240"/>
        <w:ind w:left="990"/>
        <w:rPr>
          <w:rFonts w:ascii="STC Forward" w:hAnsi="STC Forward" w:cs="STC Forward"/>
          <w:sz w:val="20"/>
          <w:szCs w:val="20"/>
        </w:rPr>
      </w:pPr>
      <w:r>
        <w:rPr>
          <w:rFonts w:ascii="STC Forward" w:hAnsi="STC Forward" w:cs="STC Forward"/>
          <w:sz w:val="20"/>
          <w:szCs w:val="20"/>
        </w:rPr>
        <w:t xml:space="preserve"> </w:t>
      </w:r>
    </w:p>
    <w:tbl>
      <w:tblPr>
        <w:tblStyle w:val="TableGrid"/>
        <w:tblW w:w="0" w:type="auto"/>
        <w:tblInd w:w="990" w:type="dxa"/>
        <w:tblLook w:val="04A0" w:firstRow="1" w:lastRow="0" w:firstColumn="1" w:lastColumn="0" w:noHBand="0" w:noVBand="1"/>
      </w:tblPr>
      <w:tblGrid>
        <w:gridCol w:w="1939"/>
        <w:gridCol w:w="2119"/>
        <w:gridCol w:w="2013"/>
        <w:gridCol w:w="1955"/>
      </w:tblGrid>
      <w:tr w:rsidR="00C23C96" w14:paraId="2E849A78" w14:textId="77777777" w:rsidTr="00C23C96">
        <w:tc>
          <w:tcPr>
            <w:tcW w:w="2037" w:type="dxa"/>
            <w:tcBorders>
              <w:top w:val="single" w:sz="4" w:space="0" w:color="auto"/>
              <w:left w:val="single" w:sz="4" w:space="0" w:color="auto"/>
              <w:bottom w:val="single" w:sz="4" w:space="0" w:color="auto"/>
              <w:right w:val="single" w:sz="4" w:space="0" w:color="auto"/>
            </w:tcBorders>
            <w:shd w:val="clear" w:color="auto" w:fill="7030A0"/>
            <w:hideMark/>
          </w:tcPr>
          <w:p w14:paraId="7DE55D58" w14:textId="77777777" w:rsidR="00C23C96" w:rsidRDefault="00C23C96">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SN</w:t>
            </w:r>
          </w:p>
        </w:tc>
        <w:tc>
          <w:tcPr>
            <w:tcW w:w="2179" w:type="dxa"/>
            <w:tcBorders>
              <w:top w:val="single" w:sz="4" w:space="0" w:color="auto"/>
              <w:left w:val="single" w:sz="4" w:space="0" w:color="auto"/>
              <w:bottom w:val="single" w:sz="4" w:space="0" w:color="auto"/>
              <w:right w:val="single" w:sz="4" w:space="0" w:color="auto"/>
            </w:tcBorders>
            <w:shd w:val="clear" w:color="auto" w:fill="7030A0"/>
            <w:hideMark/>
          </w:tcPr>
          <w:p w14:paraId="633B01B6" w14:textId="77777777" w:rsidR="00C23C96" w:rsidRDefault="00C23C96">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 xml:space="preserve">Description </w:t>
            </w:r>
          </w:p>
        </w:tc>
        <w:tc>
          <w:tcPr>
            <w:tcW w:w="2094" w:type="dxa"/>
            <w:tcBorders>
              <w:top w:val="single" w:sz="4" w:space="0" w:color="auto"/>
              <w:left w:val="single" w:sz="4" w:space="0" w:color="auto"/>
              <w:bottom w:val="single" w:sz="4" w:space="0" w:color="auto"/>
              <w:right w:val="single" w:sz="4" w:space="0" w:color="auto"/>
            </w:tcBorders>
            <w:shd w:val="clear" w:color="auto" w:fill="7030A0"/>
            <w:hideMark/>
          </w:tcPr>
          <w:p w14:paraId="69BD8FFC" w14:textId="77777777" w:rsidR="00C23C96" w:rsidRDefault="00C23C96">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 xml:space="preserve">Speed </w:t>
            </w:r>
          </w:p>
        </w:tc>
        <w:tc>
          <w:tcPr>
            <w:tcW w:w="2050" w:type="dxa"/>
            <w:tcBorders>
              <w:top w:val="single" w:sz="4" w:space="0" w:color="auto"/>
              <w:left w:val="single" w:sz="4" w:space="0" w:color="auto"/>
              <w:bottom w:val="single" w:sz="4" w:space="0" w:color="auto"/>
              <w:right w:val="single" w:sz="4" w:space="0" w:color="auto"/>
            </w:tcBorders>
            <w:shd w:val="clear" w:color="auto" w:fill="7030A0"/>
            <w:hideMark/>
          </w:tcPr>
          <w:p w14:paraId="2849B3D4" w14:textId="77777777" w:rsidR="00C23C96" w:rsidRDefault="00C23C96">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Qty</w:t>
            </w:r>
          </w:p>
        </w:tc>
      </w:tr>
      <w:tr w:rsidR="00C23C96" w14:paraId="31189AF9"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3026A7E4"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56039571" w14:textId="77777777" w:rsidR="00C23C96" w:rsidRDefault="00C23C96">
            <w:pPr>
              <w:pStyle w:val="ListParagraph"/>
              <w:spacing w:before="240" w:after="240" w:line="240" w:lineRule="auto"/>
              <w:ind w:left="0"/>
              <w:rPr>
                <w:rFonts w:ascii="STC Forward" w:hAnsi="STC Forward" w:cs="STC Forward"/>
                <w:sz w:val="20"/>
                <w:szCs w:val="20"/>
              </w:rPr>
            </w:pPr>
            <w:r>
              <w:rPr>
                <w:rFonts w:ascii="Times New Roman" w:eastAsia="Calibri" w:hAnsi="Times New Roman" w:cs="Times New Roman"/>
                <w:sz w:val="24"/>
                <w:szCs w:val="24"/>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6288F20E"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3ABAF367"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1B0559BB"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17FE1328"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lastRenderedPageBreak/>
              <w:t>1.2</w:t>
            </w:r>
          </w:p>
        </w:tc>
        <w:tc>
          <w:tcPr>
            <w:tcW w:w="2179" w:type="dxa"/>
            <w:tcBorders>
              <w:top w:val="single" w:sz="4" w:space="0" w:color="auto"/>
              <w:left w:val="single" w:sz="4" w:space="0" w:color="auto"/>
              <w:bottom w:val="single" w:sz="4" w:space="0" w:color="auto"/>
              <w:right w:val="single" w:sz="4" w:space="0" w:color="auto"/>
            </w:tcBorders>
            <w:hideMark/>
          </w:tcPr>
          <w:p w14:paraId="0931B110"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526269E2"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2484F059"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0B83D3CA"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375014C7"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2.1</w:t>
            </w:r>
          </w:p>
        </w:tc>
        <w:tc>
          <w:tcPr>
            <w:tcW w:w="2179" w:type="dxa"/>
            <w:tcBorders>
              <w:top w:val="single" w:sz="4" w:space="0" w:color="auto"/>
              <w:left w:val="single" w:sz="4" w:space="0" w:color="auto"/>
              <w:bottom w:val="single" w:sz="4" w:space="0" w:color="auto"/>
              <w:right w:val="single" w:sz="4" w:space="0" w:color="auto"/>
            </w:tcBorders>
            <w:hideMark/>
          </w:tcPr>
          <w:p w14:paraId="1639F8D4"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MES – Lump sum</w:t>
            </w:r>
          </w:p>
        </w:tc>
        <w:tc>
          <w:tcPr>
            <w:tcW w:w="2094" w:type="dxa"/>
            <w:tcBorders>
              <w:top w:val="single" w:sz="4" w:space="0" w:color="auto"/>
              <w:left w:val="single" w:sz="4" w:space="0" w:color="auto"/>
              <w:bottom w:val="single" w:sz="4" w:space="0" w:color="auto"/>
              <w:right w:val="single" w:sz="4" w:space="0" w:color="auto"/>
            </w:tcBorders>
            <w:hideMark/>
          </w:tcPr>
          <w:p w14:paraId="490B8B05"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5AE12CE2"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6F019A5A"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5B609F42"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2.2</w:t>
            </w:r>
          </w:p>
        </w:tc>
        <w:tc>
          <w:tcPr>
            <w:tcW w:w="2179" w:type="dxa"/>
            <w:tcBorders>
              <w:top w:val="single" w:sz="4" w:space="0" w:color="auto"/>
              <w:left w:val="single" w:sz="4" w:space="0" w:color="auto"/>
              <w:bottom w:val="single" w:sz="4" w:space="0" w:color="auto"/>
              <w:right w:val="single" w:sz="4" w:space="0" w:color="auto"/>
            </w:tcBorders>
            <w:hideMark/>
          </w:tcPr>
          <w:p w14:paraId="24CA8DA1"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MES – Lump sum</w:t>
            </w:r>
          </w:p>
        </w:tc>
        <w:tc>
          <w:tcPr>
            <w:tcW w:w="2094" w:type="dxa"/>
            <w:tcBorders>
              <w:top w:val="single" w:sz="4" w:space="0" w:color="auto"/>
              <w:left w:val="single" w:sz="4" w:space="0" w:color="auto"/>
              <w:bottom w:val="single" w:sz="4" w:space="0" w:color="auto"/>
              <w:right w:val="single" w:sz="4" w:space="0" w:color="auto"/>
            </w:tcBorders>
            <w:hideMark/>
          </w:tcPr>
          <w:p w14:paraId="09A82D7D"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13E5B947"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52653FC6"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2B8B6C6D"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1ECB63A6"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7BBA86CE"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3DD2932F"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3B38BDCB"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114C76A2"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1.2</w:t>
            </w:r>
          </w:p>
        </w:tc>
        <w:tc>
          <w:tcPr>
            <w:tcW w:w="2179" w:type="dxa"/>
            <w:tcBorders>
              <w:top w:val="single" w:sz="4" w:space="0" w:color="auto"/>
              <w:left w:val="single" w:sz="4" w:space="0" w:color="auto"/>
              <w:bottom w:val="single" w:sz="4" w:space="0" w:color="auto"/>
              <w:right w:val="single" w:sz="4" w:space="0" w:color="auto"/>
            </w:tcBorders>
            <w:hideMark/>
          </w:tcPr>
          <w:p w14:paraId="3D6FE750"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0909C653"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570A24F5"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C23C96" w14:paraId="59B038D1" w14:textId="77777777" w:rsidTr="00C23C96">
        <w:tc>
          <w:tcPr>
            <w:tcW w:w="2037" w:type="dxa"/>
            <w:tcBorders>
              <w:top w:val="single" w:sz="4" w:space="0" w:color="auto"/>
              <w:left w:val="single" w:sz="4" w:space="0" w:color="auto"/>
              <w:bottom w:val="single" w:sz="4" w:space="0" w:color="auto"/>
              <w:right w:val="single" w:sz="4" w:space="0" w:color="auto"/>
            </w:tcBorders>
            <w:hideMark/>
          </w:tcPr>
          <w:p w14:paraId="0AD5F914"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4DC1300F"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075D8758"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2A1DF0EB" w14:textId="77777777" w:rsidR="00C23C96" w:rsidRDefault="00C23C96">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bl>
    <w:p w14:paraId="588094C6" w14:textId="77777777" w:rsidR="00C23C96" w:rsidRDefault="00C23C96" w:rsidP="00C23C96">
      <w:pPr>
        <w:pStyle w:val="ListParagraph"/>
        <w:tabs>
          <w:tab w:val="left" w:pos="720"/>
        </w:tabs>
        <w:spacing w:before="240" w:after="240"/>
        <w:ind w:left="990"/>
        <w:rPr>
          <w:rFonts w:ascii="STC Forward" w:hAnsi="STC Forward" w:cs="STC Forward"/>
          <w:sz w:val="20"/>
          <w:szCs w:val="20"/>
        </w:rPr>
      </w:pPr>
      <w:commentRangeStart w:id="42"/>
      <w:commentRangeEnd w:id="42"/>
      <w:r>
        <w:rPr>
          <w:rStyle w:val="CommentReference"/>
        </w:rPr>
        <w:commentReference w:id="42"/>
      </w:r>
    </w:p>
    <w:p w14:paraId="57D84A84" w14:textId="77777777" w:rsidR="00C23C96" w:rsidRDefault="00C23C96" w:rsidP="00C23C96">
      <w:pPr>
        <w:pStyle w:val="ListParagraph"/>
        <w:numPr>
          <w:ilvl w:val="0"/>
          <w:numId w:val="19"/>
        </w:numPr>
        <w:tabs>
          <w:tab w:val="left" w:pos="630"/>
        </w:tabs>
        <w:spacing w:before="120" w:after="240"/>
        <w:rPr>
          <w:rFonts w:ascii="STC Forward" w:hAnsi="STC Forward" w:cs="STC Forward"/>
          <w:sz w:val="20"/>
          <w:szCs w:val="20"/>
          <w:lang w:val="en-GB"/>
        </w:rPr>
      </w:pPr>
      <w:r>
        <w:rPr>
          <w:rFonts w:ascii="STC Forward" w:hAnsi="STC Forward" w:cs="STC Forward"/>
          <w:sz w:val="20"/>
          <w:szCs w:val="20"/>
          <w:lang w:val="en-GB"/>
        </w:rPr>
        <w:t>One SMS to be shared for   Company b Global Forum</w:t>
      </w:r>
    </w:p>
    <w:p w14:paraId="1FAF9AF3" w14:textId="77777777" w:rsidR="00C23C96" w:rsidRDefault="00C23C96" w:rsidP="00C23C96">
      <w:pPr>
        <w:tabs>
          <w:tab w:val="left" w:pos="630"/>
        </w:tabs>
        <w:spacing w:before="120" w:after="240"/>
        <w:rPr>
          <w:rFonts w:ascii="STC Forward" w:hAnsi="STC Forward" w:cs="STC Forward"/>
          <w:sz w:val="20"/>
          <w:szCs w:val="20"/>
          <w:lang w:val="en-GB"/>
        </w:rPr>
      </w:pPr>
    </w:p>
    <w:p w14:paraId="2ED80C75" w14:textId="77777777" w:rsidR="00C23C96" w:rsidRDefault="00C23C96" w:rsidP="00C23C96">
      <w:pPr>
        <w:tabs>
          <w:tab w:val="left" w:pos="630"/>
        </w:tabs>
        <w:spacing w:before="120" w:after="240"/>
        <w:rPr>
          <w:rFonts w:ascii="STC Forward" w:hAnsi="STC Forward" w:cs="STC Forward"/>
          <w:sz w:val="20"/>
          <w:szCs w:val="20"/>
          <w:lang w:val="en-GB"/>
        </w:rPr>
      </w:pPr>
    </w:p>
    <w:p w14:paraId="3162B67A" w14:textId="77777777" w:rsidR="00C23C96" w:rsidRDefault="00C23C96" w:rsidP="00C23C96">
      <w:pPr>
        <w:tabs>
          <w:tab w:val="left" w:pos="630"/>
        </w:tabs>
        <w:spacing w:before="120" w:after="240"/>
        <w:rPr>
          <w:rFonts w:ascii="STC Forward" w:hAnsi="STC Forward" w:cs="STC Forward"/>
          <w:sz w:val="20"/>
          <w:szCs w:val="20"/>
          <w:lang w:val="en-GB"/>
        </w:rPr>
      </w:pPr>
    </w:p>
    <w:p w14:paraId="32FF3539" w14:textId="77777777" w:rsidR="00C23C96" w:rsidRDefault="00C23C96" w:rsidP="00C23C96">
      <w:pPr>
        <w:tabs>
          <w:tab w:val="left" w:pos="630"/>
        </w:tabs>
        <w:spacing w:before="120" w:after="240"/>
        <w:rPr>
          <w:rFonts w:ascii="STC Forward" w:hAnsi="STC Forward" w:cs="STC Forward"/>
          <w:sz w:val="20"/>
          <w:szCs w:val="20"/>
          <w:lang w:val="en-GB"/>
        </w:rPr>
      </w:pPr>
    </w:p>
    <w:p w14:paraId="03A98974" w14:textId="77777777" w:rsidR="00C23C96" w:rsidRDefault="00C23C96" w:rsidP="00C23C96">
      <w:pPr>
        <w:tabs>
          <w:tab w:val="left" w:pos="630"/>
        </w:tabs>
        <w:spacing w:before="120" w:after="240"/>
        <w:rPr>
          <w:rFonts w:ascii="STC Forward" w:hAnsi="STC Forward" w:cs="STC Forward"/>
          <w:sz w:val="20"/>
          <w:szCs w:val="20"/>
          <w:lang w:val="en-GB"/>
        </w:rPr>
      </w:pPr>
    </w:p>
    <w:p w14:paraId="1A0ACE08" w14:textId="77777777" w:rsidR="00C23C96" w:rsidRDefault="00C23C96" w:rsidP="00C23C96">
      <w:pPr>
        <w:tabs>
          <w:tab w:val="left" w:pos="630"/>
        </w:tabs>
        <w:spacing w:before="120" w:after="240"/>
        <w:rPr>
          <w:rFonts w:ascii="STC Forward" w:hAnsi="STC Forward" w:cs="STC Forward"/>
          <w:sz w:val="20"/>
          <w:szCs w:val="20"/>
          <w:lang w:val="en-GB"/>
        </w:rPr>
      </w:pPr>
    </w:p>
    <w:p w14:paraId="2B8EC6CC" w14:textId="77777777" w:rsidR="00C23C96" w:rsidRDefault="00C23C96" w:rsidP="00C23C96">
      <w:pPr>
        <w:tabs>
          <w:tab w:val="left" w:pos="630"/>
        </w:tabs>
        <w:spacing w:before="120" w:after="240"/>
        <w:rPr>
          <w:rFonts w:ascii="STC Forward" w:hAnsi="STC Forward" w:cs="STC Forward"/>
          <w:sz w:val="20"/>
          <w:szCs w:val="20"/>
          <w:lang w:val="en-GB"/>
        </w:rPr>
      </w:pPr>
    </w:p>
    <w:p w14:paraId="1F6D5B4D"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commentRangeStart w:id="43"/>
      <w:commentRangeStart w:id="44"/>
      <w:r>
        <w:rPr>
          <w:rFonts w:ascii="STC Forward" w:eastAsia="Times New Roman" w:hAnsi="STC Forward" w:cs="STC Forward"/>
          <w:b/>
          <w:bCs/>
          <w:sz w:val="24"/>
          <w:szCs w:val="24"/>
          <w:lang w:val="en-GB"/>
        </w:rPr>
        <w:t>Annex (C)</w:t>
      </w:r>
    </w:p>
    <w:p w14:paraId="41544E9F" w14:textId="77777777" w:rsidR="00C23C96" w:rsidRDefault="00C23C96" w:rsidP="00C23C96">
      <w:pPr>
        <w:tabs>
          <w:tab w:val="left" w:pos="720"/>
        </w:tabs>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Organizer Marks</w:t>
      </w:r>
      <w:commentRangeEnd w:id="43"/>
      <w:r>
        <w:rPr>
          <w:rStyle w:val="CommentReference"/>
        </w:rPr>
        <w:commentReference w:id="43"/>
      </w:r>
      <w:commentRangeEnd w:id="44"/>
      <w:r>
        <w:rPr>
          <w:rStyle w:val="CommentReference"/>
        </w:rPr>
        <w:commentReference w:id="44"/>
      </w:r>
    </w:p>
    <w:p w14:paraId="5A5905B3" w14:textId="77777777" w:rsidR="00C23C96" w:rsidRDefault="00C23C96" w:rsidP="00C23C96">
      <w:pPr>
        <w:tabs>
          <w:tab w:val="left" w:pos="720"/>
        </w:tabs>
        <w:rPr>
          <w:rFonts w:ascii="STC Forward" w:eastAsia="Times New Roman" w:hAnsi="STC Forward" w:cs="STC Forward"/>
          <w:sz w:val="20"/>
          <w:szCs w:val="20"/>
          <w:lang w:val="en-GB"/>
        </w:rPr>
      </w:pPr>
      <w:r>
        <w:rPr>
          <w:rFonts w:ascii="STC Forward" w:hAnsi="STC Forward" w:cs="STC Forward"/>
          <w:lang w:val="en-GB"/>
        </w:rPr>
        <w:br w:type="page"/>
      </w:r>
    </w:p>
    <w:p w14:paraId="243C7900" w14:textId="77777777" w:rsidR="00C23C96" w:rsidRDefault="00C23C96" w:rsidP="00C23C96">
      <w:pPr>
        <w:tabs>
          <w:tab w:val="left" w:pos="720"/>
        </w:tabs>
        <w:spacing w:after="0"/>
        <w:jc w:val="center"/>
        <w:rPr>
          <w:rFonts w:ascii="STC Forward" w:eastAsia="Times New Roman" w:hAnsi="STC Forward" w:cs="STC Forward"/>
          <w:b/>
          <w:bCs/>
          <w:sz w:val="24"/>
          <w:szCs w:val="24"/>
          <w:lang w:val="en-GB"/>
        </w:rPr>
      </w:pPr>
      <w:commentRangeStart w:id="45"/>
      <w:r>
        <w:rPr>
          <w:rFonts w:ascii="STC Forward" w:eastAsia="Times New Roman" w:hAnsi="STC Forward" w:cs="STC Forward"/>
          <w:b/>
          <w:bCs/>
          <w:sz w:val="24"/>
          <w:szCs w:val="24"/>
          <w:lang w:val="en-GB"/>
        </w:rPr>
        <w:lastRenderedPageBreak/>
        <w:t>Annex (D)</w:t>
      </w:r>
    </w:p>
    <w:p w14:paraId="3EFAA7BA" w14:textId="77777777" w:rsidR="00C23C96" w:rsidRDefault="00C23C96" w:rsidP="00C23C96">
      <w:pPr>
        <w:tabs>
          <w:tab w:val="left" w:pos="720"/>
        </w:tabs>
        <w:jc w:val="center"/>
        <w:rPr>
          <w:rFonts w:ascii="STC Forward" w:eastAsia="Times New Roman" w:hAnsi="STC Forward" w:cs="STC Forward"/>
          <w:sz w:val="24"/>
          <w:szCs w:val="24"/>
          <w:lang w:val="en-GB"/>
        </w:rPr>
      </w:pPr>
      <w:r>
        <w:rPr>
          <w:rFonts w:ascii="STC Forward" w:eastAsia="Times New Roman" w:hAnsi="STC Forward" w:cs="STC Forward"/>
          <w:b/>
          <w:bCs/>
          <w:sz w:val="24"/>
          <w:szCs w:val="24"/>
          <w:lang w:val="en-GB"/>
        </w:rPr>
        <w:t>Sponsor Marks</w:t>
      </w:r>
      <w:commentRangeEnd w:id="45"/>
      <w:r>
        <w:rPr>
          <w:rStyle w:val="CommentReference"/>
        </w:rPr>
        <w:commentReference w:id="45"/>
      </w:r>
    </w:p>
    <w:p w14:paraId="12D3BBC8" w14:textId="77777777" w:rsidR="00AC68D6" w:rsidRDefault="00AC68D6"/>
    <w:sectPr w:rsidR="00AC68D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eep K Aravindu" w:date="2024-11-06T14:15:00Z" w:initials="SA">
    <w:p w14:paraId="31016349" w14:textId="77777777" w:rsidR="00C23C96" w:rsidRDefault="00C23C96" w:rsidP="00C23C96">
      <w:pPr>
        <w:pStyle w:val="CommentText"/>
        <w:tabs>
          <w:tab w:val="left" w:pos="720"/>
        </w:tabs>
      </w:pPr>
      <w:r>
        <w:rPr>
          <w:rStyle w:val="CommentReference"/>
        </w:rPr>
        <w:annotationRef/>
      </w:r>
      <w:r>
        <w:t>@</w:t>
      </w:r>
      <w:r>
        <w:rPr>
          <w:b/>
          <w:bCs/>
        </w:rPr>
        <w:t>Misk</w:t>
      </w:r>
      <w:r>
        <w:t>- November or December ? Please confirm</w:t>
      </w:r>
    </w:p>
  </w:comment>
  <w:comment w:id="1" w:author="Afaf O. Alharbi" w:date="2024-11-14T17:09:00Z" w:initials="AOA">
    <w:p w14:paraId="1D4AC3C2" w14:textId="77777777" w:rsidR="00C23C96" w:rsidRDefault="00C23C96" w:rsidP="00C23C96">
      <w:pPr>
        <w:pStyle w:val="CommentText"/>
        <w:tabs>
          <w:tab w:val="left" w:pos="720"/>
        </w:tabs>
      </w:pPr>
      <w:r>
        <w:rPr>
          <w:rStyle w:val="CommentReference"/>
        </w:rPr>
        <w:annotationRef/>
      </w:r>
      <w:r>
        <w:t>The amendment made on this term does not reflect   Company A right of such sponsorship rights, kindly clarify the meaning for such an amendment.</w:t>
      </w:r>
    </w:p>
  </w:comment>
  <w:comment w:id="10" w:author="Afaf O. Alharbi" w:date="2024-11-14T17:15:00Z" w:initials="AOA">
    <w:p w14:paraId="5844B3F4" w14:textId="77777777" w:rsidR="00C23C96" w:rsidRDefault="00C23C96" w:rsidP="00C23C96">
      <w:pPr>
        <w:pStyle w:val="CommentText"/>
        <w:tabs>
          <w:tab w:val="left" w:pos="720"/>
        </w:tabs>
      </w:pPr>
      <w:r>
        <w:rPr>
          <w:rStyle w:val="CommentReference"/>
        </w:rPr>
        <w:annotationRef/>
      </w:r>
      <w:r>
        <w:t xml:space="preserve">This is vague and not required as the terms of this Agreement will be sufficient. </w:t>
      </w:r>
    </w:p>
  </w:comment>
  <w:comment w:id="14" w:author="Afaf O. Alharbi" w:date="2024-11-14T17:20:00Z" w:initials="AOA">
    <w:p w14:paraId="5EB8869C" w14:textId="77777777" w:rsidR="00C23C96" w:rsidRDefault="00C23C96" w:rsidP="00C23C96">
      <w:pPr>
        <w:pStyle w:val="CommentText"/>
        <w:tabs>
          <w:tab w:val="left" w:pos="720"/>
        </w:tabs>
      </w:pPr>
      <w:r>
        <w:rPr>
          <w:rStyle w:val="CommentReference"/>
        </w:rPr>
        <w:annotationRef/>
      </w:r>
      <w:r>
        <w:t>This change the meaning of the exclusivity desired by   Company A. Internal client to confirm of they accept the change. Misk to confirm if   Company A is the only exclusive sponsor of the event or if there are other sponsors of the same category.</w:t>
      </w:r>
    </w:p>
  </w:comment>
  <w:comment w:id="12" w:author="Sandeep K Aravindu" w:date="2024-11-06T15:43:00Z" w:initials="SA">
    <w:p w14:paraId="6810E8E2" w14:textId="77777777" w:rsidR="00C23C96" w:rsidRDefault="00C23C96" w:rsidP="00C23C96">
      <w:pPr>
        <w:pStyle w:val="CommentText"/>
        <w:tabs>
          <w:tab w:val="left" w:pos="720"/>
        </w:tabs>
      </w:pPr>
      <w:r>
        <w:rPr>
          <w:rStyle w:val="CommentReference"/>
        </w:rPr>
        <w:annotationRef/>
      </w:r>
      <w:r>
        <w:t>@</w:t>
      </w:r>
      <w:r>
        <w:rPr>
          <w:b/>
          <w:bCs/>
        </w:rPr>
        <w:t>Misk</w:t>
      </w:r>
      <w:r>
        <w:t xml:space="preserve">- please confirm whether   Company A is an exclusive partner ? </w:t>
      </w:r>
    </w:p>
  </w:comment>
  <w:comment w:id="16" w:author="Sandeep K Aravindu" w:date="2024-11-06T14:34:00Z" w:initials="SA">
    <w:p w14:paraId="6BC31A9D" w14:textId="77777777" w:rsidR="00C23C96" w:rsidRDefault="00C23C96" w:rsidP="00C23C96">
      <w:pPr>
        <w:pStyle w:val="CommentText"/>
        <w:tabs>
          <w:tab w:val="left" w:pos="720"/>
        </w:tabs>
      </w:pPr>
      <w:r>
        <w:rPr>
          <w:rStyle w:val="CommentReference"/>
        </w:rPr>
        <w:annotationRef/>
      </w:r>
      <w:r>
        <w:t>@</w:t>
      </w:r>
      <w:r>
        <w:rPr>
          <w:b/>
          <w:bCs/>
        </w:rPr>
        <w:t>Misk</w:t>
      </w:r>
      <w:r>
        <w:t xml:space="preserve">- please get it confirmed by the tax team concerned </w:t>
      </w:r>
    </w:p>
  </w:comment>
  <w:comment w:id="17" w:author="Sandeep K Aravindu" w:date="2024-11-06T15:35:00Z" w:initials="SA">
    <w:p w14:paraId="36E0E42F" w14:textId="77777777" w:rsidR="00C23C96" w:rsidRDefault="00C23C96" w:rsidP="00C23C96">
      <w:pPr>
        <w:pStyle w:val="CommentText"/>
        <w:tabs>
          <w:tab w:val="left" w:pos="720"/>
        </w:tabs>
      </w:pPr>
      <w:r>
        <w:rPr>
          <w:rStyle w:val="CommentReference"/>
        </w:rPr>
        <w:annotationRef/>
      </w:r>
      <w:r>
        <w:t>@</w:t>
      </w:r>
      <w:r>
        <w:rPr>
          <w:b/>
          <w:bCs/>
        </w:rPr>
        <w:t xml:space="preserve">  Company A</w:t>
      </w:r>
      <w:r>
        <w:t>- not applicable as there is no fee to be paid to Misk</w:t>
      </w:r>
    </w:p>
  </w:comment>
  <w:comment w:id="18" w:author="Afaf O. Alharbi" w:date="2024-11-14T18:26:00Z" w:initials="AOA">
    <w:p w14:paraId="6C9EAF52" w14:textId="77777777" w:rsidR="00C23C96" w:rsidRDefault="00C23C96" w:rsidP="00C23C96">
      <w:pPr>
        <w:pStyle w:val="CommentText"/>
        <w:tabs>
          <w:tab w:val="left" w:pos="720"/>
        </w:tabs>
      </w:pPr>
      <w:r>
        <w:rPr>
          <w:rStyle w:val="CommentReference"/>
        </w:rPr>
        <w:annotationRef/>
      </w:r>
      <w:r>
        <w:t>The services are valued, we can limit it to the value once added by our internal client</w:t>
      </w:r>
    </w:p>
  </w:comment>
  <w:comment w:id="19" w:author="Sandeep K Aravindu" w:date="2024-11-06T15:37:00Z" w:initials="SA">
    <w:p w14:paraId="1EB8CB3C" w14:textId="77777777" w:rsidR="00C23C96" w:rsidRDefault="00C23C96" w:rsidP="00C23C96">
      <w:pPr>
        <w:pStyle w:val="CommentText"/>
        <w:tabs>
          <w:tab w:val="left" w:pos="720"/>
        </w:tabs>
      </w:pPr>
      <w:r>
        <w:rPr>
          <w:rStyle w:val="CommentReference"/>
        </w:rPr>
        <w:annotationRef/>
      </w:r>
      <w:r>
        <w:t>@</w:t>
      </w:r>
      <w:r>
        <w:rPr>
          <w:b/>
          <w:bCs/>
        </w:rPr>
        <w:t>Misk</w:t>
      </w:r>
      <w:r>
        <w:t>- please confirm</w:t>
      </w:r>
    </w:p>
  </w:comment>
  <w:comment w:id="20" w:author="Afaf O. Alharbi" w:date="2024-11-14T19:33:00Z" w:initials="AOA">
    <w:p w14:paraId="32598CBF" w14:textId="77777777" w:rsidR="00C23C96" w:rsidRDefault="00C23C96" w:rsidP="00C23C96">
      <w:pPr>
        <w:pStyle w:val="CommentText"/>
        <w:tabs>
          <w:tab w:val="left" w:pos="720"/>
        </w:tabs>
      </w:pPr>
      <w:r>
        <w:rPr>
          <w:rStyle w:val="CommentReference"/>
        </w:rPr>
        <w:annotationRef/>
      </w:r>
      <w:r>
        <w:t xml:space="preserve">Subject to our internal client </w:t>
      </w:r>
    </w:p>
  </w:comment>
  <w:comment w:id="29" w:author="Afaf O. Alharbi" w:date="2024-11-14T19:35:00Z" w:initials="AOA">
    <w:p w14:paraId="30794DF5" w14:textId="77777777" w:rsidR="00C23C96" w:rsidRDefault="00C23C96" w:rsidP="00C23C96">
      <w:pPr>
        <w:pStyle w:val="CommentText"/>
        <w:tabs>
          <w:tab w:val="left" w:pos="720"/>
        </w:tabs>
      </w:pPr>
      <w:r>
        <w:rPr>
          <w:rStyle w:val="CommentReference"/>
        </w:rPr>
        <w:annotationRef/>
      </w:r>
      <w:r>
        <w:t>Same applies to the organizer.</w:t>
      </w:r>
    </w:p>
  </w:comment>
  <w:comment w:id="30" w:author="Afaf O. Alharbi" w:date="2024-11-14T19:36:00Z" w:initials="AOA">
    <w:p w14:paraId="38B0904A" w14:textId="77777777" w:rsidR="00C23C96" w:rsidRDefault="00C23C96" w:rsidP="00C23C96">
      <w:pPr>
        <w:pStyle w:val="CommentText"/>
        <w:tabs>
          <w:tab w:val="left" w:pos="720"/>
        </w:tabs>
      </w:pPr>
      <w:r>
        <w:rPr>
          <w:rStyle w:val="CommentReference"/>
        </w:rPr>
        <w:annotationRef/>
      </w:r>
      <w:r>
        <w:t xml:space="preserve">Not applicable. </w:t>
      </w:r>
    </w:p>
  </w:comment>
  <w:comment w:id="34" w:author="Sandeep K Aravindu" w:date="2024-11-06T15:17:00Z" w:initials="SA">
    <w:p w14:paraId="689C2A04" w14:textId="77777777" w:rsidR="00C23C96" w:rsidRDefault="00C23C96" w:rsidP="00C23C96">
      <w:pPr>
        <w:pStyle w:val="CommentText"/>
        <w:tabs>
          <w:tab w:val="left" w:pos="720"/>
        </w:tabs>
      </w:pPr>
      <w:r>
        <w:rPr>
          <w:rStyle w:val="CommentReference"/>
        </w:rPr>
        <w:annotationRef/>
      </w:r>
      <w:r>
        <w:t xml:space="preserve">@Misk- please update </w:t>
      </w:r>
    </w:p>
  </w:comment>
  <w:comment w:id="37" w:author="Sandeep K Aravindu" w:date="2024-11-06T15:22:00Z" w:initials="SA">
    <w:p w14:paraId="4A04D210" w14:textId="77777777" w:rsidR="00C23C96" w:rsidRDefault="00C23C96" w:rsidP="00C23C96">
      <w:pPr>
        <w:pStyle w:val="CommentText"/>
        <w:tabs>
          <w:tab w:val="left" w:pos="720"/>
        </w:tabs>
      </w:pPr>
      <w:r>
        <w:rPr>
          <w:rStyle w:val="CommentReference"/>
        </w:rPr>
        <w:annotationRef/>
      </w:r>
      <w:r>
        <w:t>@</w:t>
      </w:r>
      <w:r>
        <w:rPr>
          <w:b/>
          <w:bCs/>
        </w:rPr>
        <w:t>Misk</w:t>
      </w:r>
      <w:r>
        <w:t>- as per the instruction, this agreement needs to be signed by the CEO of the Sponsor</w:t>
      </w:r>
    </w:p>
  </w:comment>
  <w:comment w:id="38" w:author="Afaf O. Alharbi" w:date="2024-11-14T17:59:00Z" w:initials="AOA">
    <w:p w14:paraId="35FB9E42" w14:textId="77777777" w:rsidR="00C23C96" w:rsidRDefault="00C23C96" w:rsidP="00C23C96">
      <w:pPr>
        <w:pStyle w:val="CommentText"/>
        <w:tabs>
          <w:tab w:val="left" w:pos="720"/>
        </w:tabs>
      </w:pPr>
      <w:r>
        <w:rPr>
          <w:rStyle w:val="CommentReference"/>
        </w:rPr>
        <w:annotationRef/>
      </w:r>
      <w:r>
        <w:t xml:space="preserve">Note to Internal client: amend the name here to the CEO of sponsorships </w:t>
      </w:r>
    </w:p>
  </w:comment>
  <w:comment w:id="39" w:author="Afaf O. Alharbi" w:date="2024-11-14T17:52:00Z" w:initials="AOA">
    <w:p w14:paraId="10F319C7" w14:textId="77777777" w:rsidR="00C23C96" w:rsidRDefault="00C23C96" w:rsidP="00C23C96">
      <w:pPr>
        <w:pStyle w:val="CommentText"/>
        <w:tabs>
          <w:tab w:val="left" w:pos="720"/>
        </w:tabs>
      </w:pPr>
      <w:r>
        <w:rPr>
          <w:rStyle w:val="CommentReference"/>
        </w:rPr>
        <w:annotationRef/>
      </w:r>
      <w:r>
        <w:t>Note to Internal client: complete this</w:t>
      </w:r>
    </w:p>
  </w:comment>
  <w:comment w:id="40" w:author="Afaf O. Alharbi" w:date="2024-11-14T17:56:00Z" w:initials="AOA">
    <w:p w14:paraId="5930ABED" w14:textId="77777777" w:rsidR="00C23C96" w:rsidRDefault="00C23C96" w:rsidP="00C23C96">
      <w:pPr>
        <w:pStyle w:val="CommentText"/>
        <w:tabs>
          <w:tab w:val="left" w:pos="720"/>
        </w:tabs>
      </w:pPr>
      <w:r>
        <w:rPr>
          <w:rStyle w:val="CommentReference"/>
        </w:rPr>
        <w:annotationRef/>
      </w:r>
      <w:r>
        <w:rPr>
          <w:rStyle w:val="CommentReference"/>
        </w:rPr>
        <w:annotationRef/>
      </w:r>
      <w:r>
        <w:t xml:space="preserve">Note to Internal client: please add here the value estimated of these connectivity services/ sponsorship value. </w:t>
      </w:r>
    </w:p>
  </w:comment>
  <w:comment w:id="41" w:author="Afaf O. Alharbi" w:date="2024-11-14T17:58:00Z" w:initials="AOA">
    <w:p w14:paraId="3B408BA0" w14:textId="77777777" w:rsidR="00C23C96" w:rsidRDefault="00C23C96" w:rsidP="00C23C96">
      <w:pPr>
        <w:pStyle w:val="CommentText"/>
        <w:tabs>
          <w:tab w:val="left" w:pos="720"/>
        </w:tabs>
      </w:pPr>
      <w:r>
        <w:rPr>
          <w:rStyle w:val="CommentReference"/>
        </w:rPr>
        <w:annotationRef/>
      </w:r>
      <w:r>
        <w:t xml:space="preserve">Please confirm if it is limited to the listed services in this table. </w:t>
      </w:r>
    </w:p>
  </w:comment>
  <w:comment w:id="42" w:author="Afaf O. Alharbi" w:date="2024-11-14T17:55:00Z" w:initials="AOA">
    <w:p w14:paraId="36393B83" w14:textId="77777777" w:rsidR="00C23C96" w:rsidRDefault="00C23C96" w:rsidP="00C23C96">
      <w:pPr>
        <w:pStyle w:val="CommentText"/>
        <w:tabs>
          <w:tab w:val="left" w:pos="720"/>
        </w:tabs>
      </w:pPr>
      <w:r>
        <w:rPr>
          <w:rStyle w:val="CommentReference"/>
        </w:rPr>
        <w:annotationRef/>
      </w:r>
      <w:r>
        <w:t>Note to internal client: why did you remove the terms here?</w:t>
      </w:r>
    </w:p>
  </w:comment>
  <w:comment w:id="43" w:author="Sandeep K Aravindu" w:date="2024-11-06T15:23:00Z" w:initials="SA">
    <w:p w14:paraId="4CACE7E1" w14:textId="77777777" w:rsidR="00C23C96" w:rsidRDefault="00C23C96" w:rsidP="00C23C96">
      <w:pPr>
        <w:pStyle w:val="CommentText"/>
        <w:tabs>
          <w:tab w:val="left" w:pos="720"/>
        </w:tabs>
      </w:pPr>
      <w:r>
        <w:rPr>
          <w:rStyle w:val="CommentReference"/>
        </w:rPr>
        <w:annotationRef/>
      </w:r>
      <w:r>
        <w:t>@</w:t>
      </w:r>
      <w:r>
        <w:rPr>
          <w:b/>
          <w:bCs/>
        </w:rPr>
        <w:t xml:space="preserve">Misk </w:t>
      </w:r>
      <w:r>
        <w:t>- please  attach the guidelines for the use of our logo and marks</w:t>
      </w:r>
    </w:p>
  </w:comment>
  <w:comment w:id="44" w:author="Afaf O. Alharbi" w:date="2024-11-14T17:54:00Z" w:initials="AOA">
    <w:p w14:paraId="20489408" w14:textId="77777777" w:rsidR="00C23C96" w:rsidRDefault="00C23C96" w:rsidP="00C23C96">
      <w:pPr>
        <w:pStyle w:val="CommentText"/>
        <w:tabs>
          <w:tab w:val="left" w:pos="720"/>
        </w:tabs>
      </w:pPr>
      <w:r>
        <w:rPr>
          <w:rStyle w:val="CommentReference"/>
        </w:rPr>
        <w:annotationRef/>
      </w:r>
      <w:r>
        <w:t>Note to misk: please add here your mark (logo)</w:t>
      </w:r>
    </w:p>
  </w:comment>
  <w:comment w:id="45" w:author="Sandeep K Aravindu" w:date="2024-11-07T11:45:00Z" w:initials="SA">
    <w:p w14:paraId="1B63C2F6" w14:textId="77777777" w:rsidR="00C23C96" w:rsidRDefault="00C23C96" w:rsidP="00C23C96">
      <w:pPr>
        <w:pStyle w:val="CommentText"/>
        <w:tabs>
          <w:tab w:val="left" w:pos="720"/>
        </w:tabs>
      </w:pPr>
      <w:r>
        <w:rPr>
          <w:rStyle w:val="CommentReference"/>
        </w:rPr>
        <w:annotationRef/>
      </w:r>
      <w:r>
        <w:t>@</w:t>
      </w:r>
      <w:r>
        <w:rPr>
          <w:b/>
          <w:bCs/>
        </w:rPr>
        <w:t xml:space="preserve">  Company A</w:t>
      </w:r>
      <w:r>
        <w:t>- any guidelines as described in the agreement need to be inserted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16349" w15:done="0"/>
  <w15:commentEx w15:paraId="1D4AC3C2" w15:done="0"/>
  <w15:commentEx w15:paraId="5844B3F4" w15:done="0"/>
  <w15:commentEx w15:paraId="5EB8869C" w15:done="0"/>
  <w15:commentEx w15:paraId="6810E8E2" w15:done="0"/>
  <w15:commentEx w15:paraId="6BC31A9D" w15:done="0"/>
  <w15:commentEx w15:paraId="36E0E42F" w15:done="0"/>
  <w15:commentEx w15:paraId="6C9EAF52" w15:paraIdParent="36E0E42F" w15:done="0"/>
  <w15:commentEx w15:paraId="1EB8CB3C" w15:done="0"/>
  <w15:commentEx w15:paraId="32598CBF" w15:done="0"/>
  <w15:commentEx w15:paraId="30794DF5" w15:done="0"/>
  <w15:commentEx w15:paraId="38B0904A" w15:done="0"/>
  <w15:commentEx w15:paraId="689C2A04" w15:done="0"/>
  <w15:commentEx w15:paraId="4A04D210" w15:done="0"/>
  <w15:commentEx w15:paraId="35FB9E42" w15:paraIdParent="4A04D210" w15:done="0"/>
  <w15:commentEx w15:paraId="10F319C7" w15:done="0"/>
  <w15:commentEx w15:paraId="5930ABED" w15:done="0"/>
  <w15:commentEx w15:paraId="3B408BA0" w15:paraIdParent="5930ABED" w15:done="0"/>
  <w15:commentEx w15:paraId="36393B83" w15:done="0"/>
  <w15:commentEx w15:paraId="4CACE7E1" w15:done="0"/>
  <w15:commentEx w15:paraId="20489408" w15:paraIdParent="4CACE7E1" w15:done="0"/>
  <w15:commentEx w15:paraId="1B63C2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C2E9C" w16cex:dateUtc="2025-01-22T07:39:00Z"/>
  <w16cex:commentExtensible w16cex:durableId="209EF146" w16cex:dateUtc="2025-01-22T07:39:00Z"/>
  <w16cex:commentExtensible w16cex:durableId="36B9CFB4" w16cex:dateUtc="2025-01-22T07:39:00Z"/>
  <w16cex:commentExtensible w16cex:durableId="0000AF60" w16cex:dateUtc="2025-01-22T07:39:00Z"/>
  <w16cex:commentExtensible w16cex:durableId="2F034D7E" w16cex:dateUtc="2025-01-22T07:39:00Z"/>
  <w16cex:commentExtensible w16cex:durableId="6EEEB8C8" w16cex:dateUtc="2025-01-22T07:39:00Z"/>
  <w16cex:commentExtensible w16cex:durableId="02222B58" w16cex:dateUtc="2025-01-22T07:39:00Z"/>
  <w16cex:commentExtensible w16cex:durableId="0742F046" w16cex:dateUtc="2025-01-22T07:39:00Z"/>
  <w16cex:commentExtensible w16cex:durableId="33B2C806" w16cex:dateUtc="2025-01-22T07:39:00Z"/>
  <w16cex:commentExtensible w16cex:durableId="37D8E4DA" w16cex:dateUtc="2025-01-22T07:39:00Z"/>
  <w16cex:commentExtensible w16cex:durableId="340CADB5" w16cex:dateUtc="2025-01-22T07:39:00Z"/>
  <w16cex:commentExtensible w16cex:durableId="51103A11" w16cex:dateUtc="2025-01-22T07:39:00Z"/>
  <w16cex:commentExtensible w16cex:durableId="6F16B50C" w16cex:dateUtc="2025-01-22T07:39:00Z"/>
  <w16cex:commentExtensible w16cex:durableId="1466E7B8" w16cex:dateUtc="2025-01-22T07:39:00Z"/>
  <w16cex:commentExtensible w16cex:durableId="049E5EAD" w16cex:dateUtc="2025-01-22T07:39:00Z"/>
  <w16cex:commentExtensible w16cex:durableId="4765E4A5" w16cex:dateUtc="2025-01-22T07:39:00Z"/>
  <w16cex:commentExtensible w16cex:durableId="0E9E2C28" w16cex:dateUtc="2025-01-22T07:39:00Z"/>
  <w16cex:commentExtensible w16cex:durableId="5FD2689B" w16cex:dateUtc="2025-01-22T07:39:00Z"/>
  <w16cex:commentExtensible w16cex:durableId="34129015" w16cex:dateUtc="2025-01-22T07:39:00Z"/>
  <w16cex:commentExtensible w16cex:durableId="4A7AE974" w16cex:dateUtc="2025-01-22T07:39:00Z"/>
  <w16cex:commentExtensible w16cex:durableId="04BDC82D" w16cex:dateUtc="2025-01-22T07:39:00Z"/>
  <w16cex:commentExtensible w16cex:durableId="7A51A404" w16cex:dateUtc="2025-01-22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16349" w16cid:durableId="105C2E9C"/>
  <w16cid:commentId w16cid:paraId="1D4AC3C2" w16cid:durableId="209EF146"/>
  <w16cid:commentId w16cid:paraId="5844B3F4" w16cid:durableId="36B9CFB4"/>
  <w16cid:commentId w16cid:paraId="5EB8869C" w16cid:durableId="0000AF60"/>
  <w16cid:commentId w16cid:paraId="6810E8E2" w16cid:durableId="2F034D7E"/>
  <w16cid:commentId w16cid:paraId="6BC31A9D" w16cid:durableId="6EEEB8C8"/>
  <w16cid:commentId w16cid:paraId="36E0E42F" w16cid:durableId="02222B58"/>
  <w16cid:commentId w16cid:paraId="6C9EAF52" w16cid:durableId="0742F046"/>
  <w16cid:commentId w16cid:paraId="1EB8CB3C" w16cid:durableId="33B2C806"/>
  <w16cid:commentId w16cid:paraId="32598CBF" w16cid:durableId="37D8E4DA"/>
  <w16cid:commentId w16cid:paraId="30794DF5" w16cid:durableId="340CADB5"/>
  <w16cid:commentId w16cid:paraId="38B0904A" w16cid:durableId="51103A11"/>
  <w16cid:commentId w16cid:paraId="689C2A04" w16cid:durableId="6F16B50C"/>
  <w16cid:commentId w16cid:paraId="4A04D210" w16cid:durableId="1466E7B8"/>
  <w16cid:commentId w16cid:paraId="35FB9E42" w16cid:durableId="049E5EAD"/>
  <w16cid:commentId w16cid:paraId="10F319C7" w16cid:durableId="4765E4A5"/>
  <w16cid:commentId w16cid:paraId="5930ABED" w16cid:durableId="0E9E2C28"/>
  <w16cid:commentId w16cid:paraId="3B408BA0" w16cid:durableId="5FD2689B"/>
  <w16cid:commentId w16cid:paraId="36393B83" w16cid:durableId="34129015"/>
  <w16cid:commentId w16cid:paraId="4CACE7E1" w16cid:durableId="4A7AE974"/>
  <w16cid:commentId w16cid:paraId="20489408" w16cid:durableId="04BDC82D"/>
  <w16cid:commentId w16cid:paraId="1B63C2F6" w16cid:durableId="7A51A4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33F5" w14:textId="77777777" w:rsidR="00C6627D" w:rsidRDefault="00C6627D" w:rsidP="00C23C96">
      <w:pPr>
        <w:spacing w:after="0" w:line="240" w:lineRule="auto"/>
      </w:pPr>
      <w:r>
        <w:separator/>
      </w:r>
    </w:p>
  </w:endnote>
  <w:endnote w:type="continuationSeparator" w:id="0">
    <w:p w14:paraId="05A1AA12" w14:textId="77777777" w:rsidR="00C6627D" w:rsidRDefault="00C6627D" w:rsidP="00C23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C Forward">
    <w:altName w:val="Arial"/>
    <w:charset w:val="00"/>
    <w:family w:val="auto"/>
    <w:pitch w:val="variable"/>
    <w:sig w:usb0="00002007" w:usb1="00000000"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336A" w14:textId="77777777" w:rsidR="00C6627D" w:rsidRDefault="00C6627D" w:rsidP="00C23C96">
      <w:pPr>
        <w:spacing w:after="0" w:line="240" w:lineRule="auto"/>
      </w:pPr>
      <w:r>
        <w:separator/>
      </w:r>
    </w:p>
  </w:footnote>
  <w:footnote w:type="continuationSeparator" w:id="0">
    <w:p w14:paraId="0420D50D" w14:textId="77777777" w:rsidR="00C6627D" w:rsidRDefault="00C6627D" w:rsidP="00C23C96">
      <w:pPr>
        <w:spacing w:after="0" w:line="240" w:lineRule="auto"/>
      </w:pPr>
      <w:r>
        <w:continuationSeparator/>
      </w:r>
    </w:p>
  </w:footnote>
  <w:footnote w:id="1">
    <w:p w14:paraId="5D3B18DA" w14:textId="77777777" w:rsidR="00C23C96" w:rsidRDefault="00C23C96" w:rsidP="00C23C96">
      <w:pPr>
        <w:pStyle w:val="FootnoteText"/>
        <w:tabs>
          <w:tab w:val="left" w:pos="720"/>
        </w:tabs>
        <w:rPr>
          <w:del w:id="13" w:author="Sandeep K Aravindu" w:date="2024-11-06T15:43:00Z"/>
        </w:rPr>
      </w:pPr>
    </w:p>
  </w:footnote>
  <w:footnote w:id="2">
    <w:p w14:paraId="3F3559F5" w14:textId="77777777" w:rsidR="00C23C96" w:rsidRDefault="00C23C96" w:rsidP="00C23C96">
      <w:pPr>
        <w:pStyle w:val="FootnoteText"/>
        <w:tabs>
          <w:tab w:val="left" w:pos="720"/>
        </w:tabs>
        <w:rPr>
          <w:del w:id="15" w:author="Sandeep K Aravindu" w:date="2024-11-06T14:27:00Z"/>
        </w:rPr>
      </w:pPr>
    </w:p>
  </w:footnote>
  <w:footnote w:id="3">
    <w:p w14:paraId="7CC8E205" w14:textId="77777777" w:rsidR="00C23C96" w:rsidRDefault="00C23C96" w:rsidP="00C23C96">
      <w:pPr>
        <w:pStyle w:val="FootnoteText"/>
        <w:tabs>
          <w:tab w:val="left" w:pos="720"/>
        </w:tabs>
      </w:pPr>
      <w:r>
        <w:rPr>
          <w:rStyle w:val="FootnoteReference"/>
        </w:rPr>
        <w:footnoteRef/>
      </w:r>
      <w:r>
        <w:t xml:space="preserve"> [</w:t>
      </w:r>
      <w:r>
        <w:rPr>
          <w:highlight w:val="yellow"/>
        </w:rPr>
        <w:t>Add email address of the Sponsor</w:t>
      </w:r>
      <w:r>
        <w:t>]</w:t>
      </w:r>
    </w:p>
  </w:footnote>
  <w:footnote w:id="4">
    <w:p w14:paraId="4193C7BD" w14:textId="77777777" w:rsidR="00C23C96" w:rsidRDefault="00C23C96" w:rsidP="00C23C96">
      <w:pPr>
        <w:pStyle w:val="FootnoteText"/>
        <w:tabs>
          <w:tab w:val="left" w:pos="720"/>
        </w:tabs>
      </w:pPr>
      <w:r>
        <w:rPr>
          <w:rStyle w:val="FootnoteReference"/>
        </w:rPr>
        <w:footnoteRef/>
      </w:r>
      <w:r>
        <w:t xml:space="preserve"> [</w:t>
      </w:r>
      <w:r>
        <w:rPr>
          <w:highlight w:val="yellow"/>
        </w:rPr>
        <w:t>Add email address of the Organizer</w:t>
      </w:r>
      <w:r>
        <w:t>]</w:t>
      </w:r>
    </w:p>
  </w:footnote>
  <w:footnote w:id="5">
    <w:p w14:paraId="5D62631E" w14:textId="77777777" w:rsidR="00C23C96" w:rsidRDefault="00C23C96" w:rsidP="00C23C96">
      <w:pPr>
        <w:pStyle w:val="FootnoteText"/>
        <w:tabs>
          <w:tab w:val="left" w:pos="720"/>
        </w:tabs>
      </w:pPr>
      <w:r>
        <w:rPr>
          <w:rStyle w:val="FootnoteReference"/>
        </w:rPr>
        <w:footnoteRef/>
      </w:r>
      <w:r>
        <w:t xml:space="preserve"> [</w:t>
      </w:r>
      <w:r>
        <w:rPr>
          <w:highlight w:val="yellow"/>
        </w:rPr>
        <w:t>Table of Fees to be inserted under this section including the breakdown of the Fees as agreed with counterparty.]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6B8"/>
    <w:multiLevelType w:val="hybridMultilevel"/>
    <w:tmpl w:val="A6FCC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621EBC"/>
    <w:multiLevelType w:val="hybridMultilevel"/>
    <w:tmpl w:val="92647F72"/>
    <w:lvl w:ilvl="0" w:tplc="439ABA02">
      <w:start w:val="1"/>
      <w:numFmt w:val="decimal"/>
      <w:lvlText w:val="9.%1.1"/>
      <w:lvlJc w:val="left"/>
      <w:pPr>
        <w:ind w:left="840" w:hanging="360"/>
      </w:pPr>
      <w:rPr>
        <w:b/>
        <w:bCs/>
        <w:color w:val="7030A0"/>
        <w:sz w:val="20"/>
        <w:szCs w:val="20"/>
      </w:rPr>
    </w:lvl>
    <w:lvl w:ilvl="1" w:tplc="04090019">
      <w:start w:val="1"/>
      <w:numFmt w:val="lowerLetter"/>
      <w:lvlText w:val="%2."/>
      <w:lvlJc w:val="left"/>
      <w:pPr>
        <w:ind w:left="1560" w:hanging="360"/>
      </w:pPr>
    </w:lvl>
    <w:lvl w:ilvl="2" w:tplc="0409001B">
      <w:start w:val="1"/>
      <w:numFmt w:val="lowerRoman"/>
      <w:lvlText w:val="%3."/>
      <w:lvlJc w:val="right"/>
      <w:pPr>
        <w:ind w:left="2280" w:hanging="180"/>
      </w:pPr>
    </w:lvl>
    <w:lvl w:ilvl="3" w:tplc="0409000F">
      <w:start w:val="1"/>
      <w:numFmt w:val="decimal"/>
      <w:lvlText w:val="%4."/>
      <w:lvlJc w:val="left"/>
      <w:pPr>
        <w:ind w:left="3000" w:hanging="360"/>
      </w:pPr>
    </w:lvl>
    <w:lvl w:ilvl="4" w:tplc="04090019">
      <w:start w:val="1"/>
      <w:numFmt w:val="lowerLetter"/>
      <w:lvlText w:val="%5."/>
      <w:lvlJc w:val="left"/>
      <w:pPr>
        <w:ind w:left="3720" w:hanging="360"/>
      </w:pPr>
    </w:lvl>
    <w:lvl w:ilvl="5" w:tplc="0409001B">
      <w:start w:val="1"/>
      <w:numFmt w:val="lowerRoman"/>
      <w:lvlText w:val="%6."/>
      <w:lvlJc w:val="right"/>
      <w:pPr>
        <w:ind w:left="4440" w:hanging="180"/>
      </w:pPr>
    </w:lvl>
    <w:lvl w:ilvl="6" w:tplc="0409000F">
      <w:start w:val="1"/>
      <w:numFmt w:val="decimal"/>
      <w:lvlText w:val="%7."/>
      <w:lvlJc w:val="left"/>
      <w:pPr>
        <w:ind w:left="5160" w:hanging="360"/>
      </w:pPr>
    </w:lvl>
    <w:lvl w:ilvl="7" w:tplc="04090019">
      <w:start w:val="1"/>
      <w:numFmt w:val="lowerLetter"/>
      <w:lvlText w:val="%8."/>
      <w:lvlJc w:val="left"/>
      <w:pPr>
        <w:ind w:left="5880" w:hanging="360"/>
      </w:pPr>
    </w:lvl>
    <w:lvl w:ilvl="8" w:tplc="0409001B">
      <w:start w:val="1"/>
      <w:numFmt w:val="lowerRoman"/>
      <w:lvlText w:val="%9."/>
      <w:lvlJc w:val="right"/>
      <w:pPr>
        <w:ind w:left="6600" w:hanging="180"/>
      </w:pPr>
    </w:lvl>
  </w:abstractNum>
  <w:abstractNum w:abstractNumId="2" w15:restartNumberingAfterBreak="0">
    <w:nsid w:val="0A19193E"/>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ECF4ABB"/>
    <w:multiLevelType w:val="hybridMultilevel"/>
    <w:tmpl w:val="348A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5368D4"/>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14DF61CC"/>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41F88"/>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6C06C0"/>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625189F"/>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261E42"/>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447516F"/>
    <w:multiLevelType w:val="hybridMultilevel"/>
    <w:tmpl w:val="B9325ECC"/>
    <w:lvl w:ilvl="0" w:tplc="F8929044">
      <w:start w:val="1"/>
      <w:numFmt w:val="low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11" w15:restartNumberingAfterBreak="0">
    <w:nsid w:val="40E60A5E"/>
    <w:multiLevelType w:val="hybridMultilevel"/>
    <w:tmpl w:val="8BA84CD6"/>
    <w:lvl w:ilvl="0" w:tplc="F8929044">
      <w:start w:val="1"/>
      <w:numFmt w:val="lowerLetter"/>
      <w:lvlText w:val="(%1)"/>
      <w:lvlJc w:val="left"/>
      <w:pPr>
        <w:ind w:left="720" w:hanging="360"/>
      </w:pPr>
    </w:lvl>
    <w:lvl w:ilvl="1" w:tplc="F8929044">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88E2323"/>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D5D3014"/>
    <w:multiLevelType w:val="hybridMultilevel"/>
    <w:tmpl w:val="52FE5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52376C5"/>
    <w:multiLevelType w:val="hybridMultilevel"/>
    <w:tmpl w:val="7290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0085DB1"/>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3F3290C"/>
    <w:multiLevelType w:val="hybridMultilevel"/>
    <w:tmpl w:val="C8D2BD14"/>
    <w:lvl w:ilvl="0" w:tplc="53E2976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47A62C8"/>
    <w:multiLevelType w:val="hybridMultilevel"/>
    <w:tmpl w:val="DE329F20"/>
    <w:lvl w:ilvl="0" w:tplc="F8929044">
      <w:start w:val="1"/>
      <w:numFmt w:val="lowerLetter"/>
      <w:lvlText w:val="(%1)"/>
      <w:lvlJc w:val="left"/>
      <w:pPr>
        <w:ind w:left="1152" w:hanging="360"/>
      </w:pPr>
    </w:lvl>
    <w:lvl w:ilvl="1" w:tplc="08090019">
      <w:start w:val="1"/>
      <w:numFmt w:val="lowerLetter"/>
      <w:lvlText w:val="%2."/>
      <w:lvlJc w:val="left"/>
      <w:pPr>
        <w:ind w:left="1872" w:hanging="360"/>
      </w:pPr>
    </w:lvl>
    <w:lvl w:ilvl="2" w:tplc="0809001B">
      <w:start w:val="1"/>
      <w:numFmt w:val="lowerRoman"/>
      <w:lvlText w:val="%3."/>
      <w:lvlJc w:val="right"/>
      <w:pPr>
        <w:ind w:left="2592" w:hanging="180"/>
      </w:pPr>
    </w:lvl>
    <w:lvl w:ilvl="3" w:tplc="0809000F">
      <w:start w:val="1"/>
      <w:numFmt w:val="decimal"/>
      <w:lvlText w:val="%4."/>
      <w:lvlJc w:val="left"/>
      <w:pPr>
        <w:ind w:left="3312" w:hanging="360"/>
      </w:pPr>
    </w:lvl>
    <w:lvl w:ilvl="4" w:tplc="08090019">
      <w:start w:val="1"/>
      <w:numFmt w:val="lowerLetter"/>
      <w:lvlText w:val="%5."/>
      <w:lvlJc w:val="left"/>
      <w:pPr>
        <w:ind w:left="4032" w:hanging="360"/>
      </w:pPr>
    </w:lvl>
    <w:lvl w:ilvl="5" w:tplc="0809001B">
      <w:start w:val="1"/>
      <w:numFmt w:val="lowerRoman"/>
      <w:lvlText w:val="%6."/>
      <w:lvlJc w:val="right"/>
      <w:pPr>
        <w:ind w:left="4752" w:hanging="180"/>
      </w:pPr>
    </w:lvl>
    <w:lvl w:ilvl="6" w:tplc="0809000F">
      <w:start w:val="1"/>
      <w:numFmt w:val="decimal"/>
      <w:lvlText w:val="%7."/>
      <w:lvlJc w:val="left"/>
      <w:pPr>
        <w:ind w:left="5472" w:hanging="360"/>
      </w:pPr>
    </w:lvl>
    <w:lvl w:ilvl="7" w:tplc="08090019">
      <w:start w:val="1"/>
      <w:numFmt w:val="lowerLetter"/>
      <w:lvlText w:val="%8."/>
      <w:lvlJc w:val="left"/>
      <w:pPr>
        <w:ind w:left="6192" w:hanging="360"/>
      </w:pPr>
    </w:lvl>
    <w:lvl w:ilvl="8" w:tplc="0809001B">
      <w:start w:val="1"/>
      <w:numFmt w:val="lowerRoman"/>
      <w:lvlText w:val="%9."/>
      <w:lvlJc w:val="right"/>
      <w:pPr>
        <w:ind w:left="6912" w:hanging="180"/>
      </w:pPr>
    </w:lvl>
  </w:abstractNum>
  <w:abstractNum w:abstractNumId="18" w15:restartNumberingAfterBreak="0">
    <w:nsid w:val="689316EF"/>
    <w:multiLevelType w:val="multilevel"/>
    <w:tmpl w:val="8946E1E4"/>
    <w:lvl w:ilvl="0">
      <w:start w:val="1"/>
      <w:numFmt w:val="decimal"/>
      <w:lvlText w:val="%1."/>
      <w:lvlJc w:val="left"/>
      <w:pPr>
        <w:ind w:left="360" w:hanging="360"/>
      </w:pPr>
      <w:rPr>
        <w:rFonts w:ascii="STC Forward" w:hAnsi="STC Forward" w:cs="STC Forward" w:hint="default"/>
        <w:b/>
        <w:bCs/>
        <w:color w:val="000000" w:themeColor="text1"/>
        <w:sz w:val="22"/>
        <w:szCs w:val="22"/>
      </w:rPr>
    </w:lvl>
    <w:lvl w:ilvl="1">
      <w:start w:val="1"/>
      <w:numFmt w:val="decimal"/>
      <w:lvlText w:val="%1.%2."/>
      <w:lvlJc w:val="left"/>
      <w:pPr>
        <w:ind w:left="2430" w:hanging="1440"/>
      </w:pPr>
      <w:rPr>
        <w:b/>
        <w:bCs/>
        <w:color w:val="000000" w:themeColor="text1"/>
        <w:sz w:val="20"/>
        <w:szCs w:val="20"/>
      </w:rPr>
    </w:lvl>
    <w:lvl w:ilvl="2">
      <w:start w:val="1"/>
      <w:numFmt w:val="upperRoman"/>
      <w:lvlText w:val="%3."/>
      <w:lvlJc w:val="right"/>
      <w:pPr>
        <w:ind w:left="1224" w:hanging="504"/>
      </w:pPr>
      <w:rPr>
        <w:b/>
        <w:bCs/>
        <w:color w:val="7030A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7B3901"/>
    <w:multiLevelType w:val="hybridMultilevel"/>
    <w:tmpl w:val="331AE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749837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2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2815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78776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73593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8324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33270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6811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9547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669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098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98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46618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5010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1162287">
    <w:abstractNumId w:val="13"/>
    <w:lvlOverride w:ilvl="0"/>
    <w:lvlOverride w:ilvl="1"/>
    <w:lvlOverride w:ilvl="2"/>
    <w:lvlOverride w:ilvl="3"/>
    <w:lvlOverride w:ilvl="4"/>
    <w:lvlOverride w:ilvl="5"/>
    <w:lvlOverride w:ilvl="6"/>
    <w:lvlOverride w:ilvl="7"/>
    <w:lvlOverride w:ilvl="8"/>
  </w:num>
  <w:num w:numId="16" w16cid:durableId="107550615">
    <w:abstractNumId w:val="0"/>
    <w:lvlOverride w:ilvl="0"/>
    <w:lvlOverride w:ilvl="1"/>
    <w:lvlOverride w:ilvl="2"/>
    <w:lvlOverride w:ilvl="3"/>
    <w:lvlOverride w:ilvl="4"/>
    <w:lvlOverride w:ilvl="5"/>
    <w:lvlOverride w:ilvl="6"/>
    <w:lvlOverride w:ilvl="7"/>
    <w:lvlOverride w:ilvl="8"/>
  </w:num>
  <w:num w:numId="17" w16cid:durableId="232589711">
    <w:abstractNumId w:val="19"/>
    <w:lvlOverride w:ilvl="0"/>
    <w:lvlOverride w:ilvl="1"/>
    <w:lvlOverride w:ilvl="2"/>
    <w:lvlOverride w:ilvl="3"/>
    <w:lvlOverride w:ilvl="4"/>
    <w:lvlOverride w:ilvl="5"/>
    <w:lvlOverride w:ilvl="6"/>
    <w:lvlOverride w:ilvl="7"/>
    <w:lvlOverride w:ilvl="8"/>
  </w:num>
  <w:num w:numId="18" w16cid:durableId="1052651499">
    <w:abstractNumId w:val="14"/>
    <w:lvlOverride w:ilvl="0"/>
    <w:lvlOverride w:ilvl="1"/>
    <w:lvlOverride w:ilvl="2"/>
    <w:lvlOverride w:ilvl="3"/>
    <w:lvlOverride w:ilvl="4"/>
    <w:lvlOverride w:ilvl="5"/>
    <w:lvlOverride w:ilvl="6"/>
    <w:lvlOverride w:ilvl="7"/>
    <w:lvlOverride w:ilvl="8"/>
  </w:num>
  <w:num w:numId="19" w16cid:durableId="1533107442">
    <w:abstractNumId w:val="3"/>
    <w:lvlOverride w:ilvl="0"/>
    <w:lvlOverride w:ilvl="1"/>
    <w:lvlOverride w:ilvl="2"/>
    <w:lvlOverride w:ilvl="3"/>
    <w:lvlOverride w:ilvl="4"/>
    <w:lvlOverride w:ilvl="5"/>
    <w:lvlOverride w:ilvl="6"/>
    <w:lvlOverride w:ilvl="7"/>
    <w:lvlOverride w:ilvl="8"/>
  </w:num>
  <w:num w:numId="20" w16cid:durableId="18453942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eep K Aravindu">
    <w15:presenceInfo w15:providerId="AD" w15:userId="S::s.aravindu@misk.org.sa::7a43aaab-ea33-4564-9859-3572313179a2"/>
  </w15:person>
  <w15:person w15:author="Afaf O. Alharbi">
    <w15:presenceInfo w15:providerId="AD" w15:userId="S-1-5-21-534540381-901058990-56781596-7348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83"/>
    <w:rsid w:val="004360B1"/>
    <w:rsid w:val="00690A48"/>
    <w:rsid w:val="00AC68D6"/>
    <w:rsid w:val="00C23C96"/>
    <w:rsid w:val="00C6627D"/>
    <w:rsid w:val="00D66D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A0D1E-34A7-4D9A-9422-D237D2C5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C96"/>
    <w:pPr>
      <w:spacing w:line="256" w:lineRule="auto"/>
    </w:pPr>
    <w:rPr>
      <w:kern w:val="0"/>
      <w:sz w:val="22"/>
      <w:szCs w:val="22"/>
      <w:lang w:val="en-US"/>
      <w14:ligatures w14:val="none"/>
    </w:rPr>
  </w:style>
  <w:style w:type="paragraph" w:styleId="Heading1">
    <w:name w:val="heading 1"/>
    <w:basedOn w:val="Normal"/>
    <w:next w:val="Normal"/>
    <w:link w:val="Heading1Char"/>
    <w:uiPriority w:val="9"/>
    <w:qFormat/>
    <w:rsid w:val="00D6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D83"/>
    <w:rPr>
      <w:rFonts w:eastAsiaTheme="majorEastAsia" w:cstheme="majorBidi"/>
      <w:color w:val="272727" w:themeColor="text1" w:themeTint="D8"/>
    </w:rPr>
  </w:style>
  <w:style w:type="paragraph" w:styleId="Title">
    <w:name w:val="Title"/>
    <w:basedOn w:val="Normal"/>
    <w:next w:val="Normal"/>
    <w:link w:val="TitleChar"/>
    <w:qFormat/>
    <w:rsid w:val="00D6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D83"/>
    <w:pPr>
      <w:spacing w:before="160"/>
      <w:jc w:val="center"/>
    </w:pPr>
    <w:rPr>
      <w:i/>
      <w:iCs/>
      <w:color w:val="404040" w:themeColor="text1" w:themeTint="BF"/>
    </w:rPr>
  </w:style>
  <w:style w:type="character" w:customStyle="1" w:styleId="QuoteChar">
    <w:name w:val="Quote Char"/>
    <w:basedOn w:val="DefaultParagraphFont"/>
    <w:link w:val="Quote"/>
    <w:uiPriority w:val="29"/>
    <w:rsid w:val="00D66D83"/>
    <w:rPr>
      <w:i/>
      <w:iCs/>
      <w:color w:val="404040" w:themeColor="text1" w:themeTint="BF"/>
    </w:rPr>
  </w:style>
  <w:style w:type="paragraph" w:styleId="ListParagraph">
    <w:name w:val="List Paragraph"/>
    <w:basedOn w:val="Normal"/>
    <w:uiPriority w:val="34"/>
    <w:qFormat/>
    <w:rsid w:val="00D66D83"/>
    <w:pPr>
      <w:ind w:left="720"/>
      <w:contextualSpacing/>
    </w:pPr>
  </w:style>
  <w:style w:type="character" w:styleId="IntenseEmphasis">
    <w:name w:val="Intense Emphasis"/>
    <w:basedOn w:val="DefaultParagraphFont"/>
    <w:uiPriority w:val="21"/>
    <w:qFormat/>
    <w:rsid w:val="00D66D83"/>
    <w:rPr>
      <w:i/>
      <w:iCs/>
      <w:color w:val="0F4761" w:themeColor="accent1" w:themeShade="BF"/>
    </w:rPr>
  </w:style>
  <w:style w:type="paragraph" w:styleId="IntenseQuote">
    <w:name w:val="Intense Quote"/>
    <w:basedOn w:val="Normal"/>
    <w:next w:val="Normal"/>
    <w:link w:val="IntenseQuoteChar"/>
    <w:uiPriority w:val="30"/>
    <w:qFormat/>
    <w:rsid w:val="00D6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D83"/>
    <w:rPr>
      <w:i/>
      <w:iCs/>
      <w:color w:val="0F4761" w:themeColor="accent1" w:themeShade="BF"/>
    </w:rPr>
  </w:style>
  <w:style w:type="character" w:styleId="IntenseReference">
    <w:name w:val="Intense Reference"/>
    <w:basedOn w:val="DefaultParagraphFont"/>
    <w:uiPriority w:val="32"/>
    <w:qFormat/>
    <w:rsid w:val="00D66D83"/>
    <w:rPr>
      <w:b/>
      <w:bCs/>
      <w:smallCaps/>
      <w:color w:val="0F4761" w:themeColor="accent1" w:themeShade="BF"/>
      <w:spacing w:val="5"/>
    </w:rPr>
  </w:style>
  <w:style w:type="paragraph" w:styleId="HTMLPreformatted">
    <w:name w:val="HTML Preformatted"/>
    <w:basedOn w:val="Normal"/>
    <w:link w:val="HTMLPreformattedChar"/>
    <w:semiHidden/>
    <w:unhideWhenUsed/>
    <w:rsid w:val="00C23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C23C96"/>
    <w:rPr>
      <w:rFonts w:ascii="Courier New" w:eastAsia="Times New Roman" w:hAnsi="Courier New" w:cs="Courier New"/>
      <w:kern w:val="0"/>
      <w:sz w:val="20"/>
      <w:szCs w:val="20"/>
      <w:lang w:val="en-US"/>
      <w14:ligatures w14:val="none"/>
    </w:rPr>
  </w:style>
  <w:style w:type="paragraph" w:styleId="FootnoteText">
    <w:name w:val="footnote text"/>
    <w:basedOn w:val="Normal"/>
    <w:link w:val="FootnoteTextChar"/>
    <w:uiPriority w:val="99"/>
    <w:unhideWhenUsed/>
    <w:rsid w:val="00C23C96"/>
    <w:pPr>
      <w:spacing w:after="0" w:line="240" w:lineRule="auto"/>
    </w:pPr>
    <w:rPr>
      <w:sz w:val="20"/>
      <w:szCs w:val="20"/>
    </w:rPr>
  </w:style>
  <w:style w:type="character" w:customStyle="1" w:styleId="FootnoteTextChar">
    <w:name w:val="Footnote Text Char"/>
    <w:basedOn w:val="DefaultParagraphFont"/>
    <w:link w:val="FootnoteText"/>
    <w:uiPriority w:val="99"/>
    <w:rsid w:val="00C23C96"/>
    <w:rPr>
      <w:kern w:val="0"/>
      <w:sz w:val="20"/>
      <w:szCs w:val="20"/>
      <w:lang w:val="en-US"/>
      <w14:ligatures w14:val="none"/>
    </w:rPr>
  </w:style>
  <w:style w:type="paragraph" w:styleId="CommentText">
    <w:name w:val="annotation text"/>
    <w:basedOn w:val="Normal"/>
    <w:link w:val="CommentTextChar"/>
    <w:uiPriority w:val="99"/>
    <w:semiHidden/>
    <w:unhideWhenUsed/>
    <w:rsid w:val="00C23C96"/>
    <w:pPr>
      <w:spacing w:line="240" w:lineRule="auto"/>
    </w:pPr>
    <w:rPr>
      <w:sz w:val="20"/>
      <w:szCs w:val="20"/>
    </w:rPr>
  </w:style>
  <w:style w:type="character" w:customStyle="1" w:styleId="CommentTextChar">
    <w:name w:val="Comment Text Char"/>
    <w:basedOn w:val="DefaultParagraphFont"/>
    <w:link w:val="CommentText"/>
    <w:uiPriority w:val="99"/>
    <w:semiHidden/>
    <w:rsid w:val="00C23C96"/>
    <w:rPr>
      <w:kern w:val="0"/>
      <w:sz w:val="20"/>
      <w:szCs w:val="20"/>
      <w:lang w:val="en-US"/>
      <w14:ligatures w14:val="none"/>
    </w:rPr>
  </w:style>
  <w:style w:type="paragraph" w:styleId="Footer">
    <w:name w:val="footer"/>
    <w:basedOn w:val="Normal"/>
    <w:link w:val="FooterChar"/>
    <w:uiPriority w:val="99"/>
    <w:semiHidden/>
    <w:unhideWhenUsed/>
    <w:rsid w:val="00C23C96"/>
    <w:pPr>
      <w:tabs>
        <w:tab w:val="center" w:pos="4320"/>
        <w:tab w:val="right" w:pos="8640"/>
      </w:tabs>
      <w:autoSpaceDE w:val="0"/>
      <w:autoSpaceDN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C23C96"/>
    <w:rPr>
      <w:rFonts w:ascii="Times New Roman" w:eastAsia="Times New Roman" w:hAnsi="Times New Roman" w:cs="Times New Roman"/>
      <w:kern w:val="0"/>
      <w:lang w:val="en-US"/>
      <w14:ligatures w14:val="none"/>
    </w:rPr>
  </w:style>
  <w:style w:type="paragraph" w:customStyle="1" w:styleId="Default">
    <w:name w:val="Default"/>
    <w:rsid w:val="00C23C96"/>
    <w:pPr>
      <w:autoSpaceDE w:val="0"/>
      <w:autoSpaceDN w:val="0"/>
      <w:adjustRightInd w:val="0"/>
      <w:spacing w:after="0" w:line="240" w:lineRule="auto"/>
    </w:pPr>
    <w:rPr>
      <w:rFonts w:ascii="Calibri" w:hAnsi="Calibri" w:cs="Calibri"/>
      <w:color w:val="000000"/>
      <w:kern w:val="0"/>
      <w:lang w:val="en-US"/>
      <w14:ligatures w14:val="none"/>
    </w:rPr>
  </w:style>
  <w:style w:type="character" w:customStyle="1" w:styleId="BodyText1Char">
    <w:name w:val="Body Text 1 Char"/>
    <w:link w:val="BodyText1"/>
    <w:locked/>
    <w:rsid w:val="00C23C96"/>
    <w:rPr>
      <w:rFonts w:ascii="Times New Roman" w:eastAsia="Times New Roman" w:hAnsi="Times New Roman" w:cs="Times New Roman"/>
      <w:lang w:val="en-GB"/>
    </w:rPr>
  </w:style>
  <w:style w:type="paragraph" w:customStyle="1" w:styleId="BodyText1">
    <w:name w:val="Body Text 1"/>
    <w:basedOn w:val="Normal"/>
    <w:link w:val="BodyText1Char"/>
    <w:rsid w:val="00C23C96"/>
    <w:pPr>
      <w:spacing w:after="220" w:line="240" w:lineRule="auto"/>
      <w:jc w:val="both"/>
    </w:pPr>
    <w:rPr>
      <w:rFonts w:ascii="Times New Roman" w:eastAsia="Times New Roman" w:hAnsi="Times New Roman" w:cs="Times New Roman"/>
      <w:kern w:val="2"/>
      <w:sz w:val="24"/>
      <w:szCs w:val="24"/>
      <w:lang w:val="en-GB"/>
      <w14:ligatures w14:val="standardContextual"/>
    </w:rPr>
  </w:style>
  <w:style w:type="paragraph" w:customStyle="1" w:styleId="CoverText">
    <w:name w:val="Cover Text"/>
    <w:basedOn w:val="BodyText"/>
    <w:rsid w:val="00C23C96"/>
    <w:pPr>
      <w:spacing w:after="240" w:line="276" w:lineRule="auto"/>
      <w:jc w:val="center"/>
    </w:pPr>
    <w:rPr>
      <w:rFonts w:ascii="Arial" w:eastAsia="Arial" w:hAnsi="Arial" w:cs="Arial"/>
      <w:sz w:val="28"/>
      <w:szCs w:val="28"/>
      <w:lang w:val="en-GB" w:eastAsia="en-GB"/>
    </w:rPr>
  </w:style>
  <w:style w:type="character" w:styleId="FootnoteReference">
    <w:name w:val="footnote reference"/>
    <w:basedOn w:val="DefaultParagraphFont"/>
    <w:uiPriority w:val="99"/>
    <w:semiHidden/>
    <w:unhideWhenUsed/>
    <w:rsid w:val="00C23C96"/>
    <w:rPr>
      <w:vertAlign w:val="superscript"/>
    </w:rPr>
  </w:style>
  <w:style w:type="character" w:styleId="CommentReference">
    <w:name w:val="annotation reference"/>
    <w:basedOn w:val="DefaultParagraphFont"/>
    <w:uiPriority w:val="99"/>
    <w:semiHidden/>
    <w:unhideWhenUsed/>
    <w:rsid w:val="00C23C96"/>
    <w:rPr>
      <w:sz w:val="16"/>
      <w:szCs w:val="16"/>
    </w:rPr>
  </w:style>
  <w:style w:type="character" w:customStyle="1" w:styleId="Capitals">
    <w:name w:val="Capitals"/>
    <w:rsid w:val="00C23C96"/>
    <w:rPr>
      <w:rFonts w:ascii="Arial" w:hAnsi="Arial" w:cs="Arial" w:hint="default"/>
      <w:caps/>
    </w:rPr>
  </w:style>
  <w:style w:type="table" w:styleId="TableGrid">
    <w:name w:val="Table Grid"/>
    <w:basedOn w:val="TableNormal"/>
    <w:uiPriority w:val="39"/>
    <w:rsid w:val="00C23C96"/>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C23C96"/>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C23C96"/>
    <w:pPr>
      <w:spacing w:after="120"/>
    </w:pPr>
  </w:style>
  <w:style w:type="character" w:customStyle="1" w:styleId="BodyTextChar">
    <w:name w:val="Body Text Char"/>
    <w:basedOn w:val="DefaultParagraphFont"/>
    <w:link w:val="BodyText"/>
    <w:uiPriority w:val="99"/>
    <w:semiHidden/>
    <w:rsid w:val="00C23C96"/>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46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3223</Words>
  <Characters>18374</Characters>
  <Application>Microsoft Office Word</Application>
  <DocSecurity>0</DocSecurity>
  <Lines>153</Lines>
  <Paragraphs>43</Paragraphs>
  <ScaleCrop>false</ScaleCrop>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Lakhani (IND)</dc:creator>
  <cp:keywords/>
  <dc:description/>
  <cp:lastModifiedBy>Dhairya Lakhani (IND)</cp:lastModifiedBy>
  <cp:revision>2</cp:revision>
  <dcterms:created xsi:type="dcterms:W3CDTF">2025-01-22T07:39:00Z</dcterms:created>
  <dcterms:modified xsi:type="dcterms:W3CDTF">2025-01-22T07:40:00Z</dcterms:modified>
</cp:coreProperties>
</file>